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xml" ContentType="application/vnd.openxmlformats-officedocument.wordprocessingml.comments+xml"/>
  <Override PartName="/word/footer2.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commentsExtensible.xml" ContentType="application/vnd.openxmlformats-officedocument.wordprocessingml.commentsExtensible+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customXml/itemProps4.xml" ContentType="application/vnd.openxmlformats-officedocument.customXml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0" w:before="3600"/>
        <w:ind/>
        <w:jc w:val="center"/>
        <w:rPr/>
      </w:pPr>
      <w:ins w:id="0" w:author="Malick SECK" w:date="2026-08-18T14:08:31Z" oouserid="malick.seck@ouidou.fr">
        <w:r>
          <w:rPr>
            <w:b/>
            <w:bCs/>
            <w:color w:val="2962ff"/>
            <w:sz w:val="60"/>
            <w:szCs w:val="60"/>
          </w:rPr>
          <w:t xml:space="preserve"> </w:t>
        </w:r>
      </w:ins>
      <w:r>
        <w:rPr>
          <w:b/>
          <w:bCs/>
          <w:color w:val="2962ff"/>
          <w:sz w:val="60"/>
          <w:szCs w:val="60"/>
        </w:rPr>
        <w:t xml:space="preserve">OUIDOU</w:t>
      </w:r>
      <w:r/>
    </w:p>
    <w:p>
      <w:pPr>
        <w:pBdr>
          <w:bottom w:val="single" w:color="2962ff" w:sz="12" w:space="8"/>
        </w:pBdr>
        <w:spacing w:after="2400"/>
        <w:ind/>
        <w:jc w:val="center"/>
        <w:rPr/>
      </w:pPr>
      <w:r>
        <w:rPr>
          <w:sz w:val="4"/>
          <w:szCs w:val="4"/>
        </w:rPr>
        <w:t xml:space="preserve"> </w:t>
      </w:r>
      <w:r/>
    </w:p>
    <w:p>
      <w:pPr>
        <w:pBdr/>
        <w:spacing w:after="240"/>
        <w:ind/>
        <w:jc w:val="center"/>
        <w:rPr/>
      </w:pPr>
      <w:r>
        <w:rPr>
          <w:b/>
          <w:bCs/>
          <w:color w:val="2962ff"/>
          <w:sz w:val="56"/>
          <w:szCs w:val="56"/>
        </w:rPr>
        <w:t xml:space="preserve">Service Référentiel</w:t>
      </w:r>
      <w:r/>
    </w:p>
    <w:p>
      <w:pPr>
        <w:pBdr/>
        <w:spacing w:after="1200"/>
        <w:ind/>
        <w:jc w:val="center"/>
        <w:rPr/>
      </w:pPr>
      <w:r>
        <w:rPr>
          <w:i/>
          <w:iCs/>
          <w:color w:val="404040"/>
          <w:sz w:val="24"/>
          <w:szCs w:val="24"/>
        </w:rPr>
        <w:t xml:space="preserve">Document de cadrage soumis à validation métier</w:t>
      </w:r>
      <w:r/>
    </w:p>
    <w:p>
      <w:pPr>
        <w:pBdr/>
        <w:spacing w:after="120" w:before="2400"/>
        <w:ind/>
        <w:jc w:val="center"/>
        <w:rPr/>
      </w:pPr>
      <w:r>
        <w:rPr>
          <w:sz w:val="22"/>
          <w:szCs w:val="22"/>
        </w:rPr>
        <w:t xml:space="preserve">Code service : </w:t>
      </w:r>
      <w:r>
        <w:rPr>
          <w:b/>
          <w:bCs/>
          <w:sz w:val="22"/>
          <w:szCs w:val="22"/>
        </w:rPr>
        <w:t xml:space="preserve">SVC-REF</w:t>
      </w:r>
      <w:r/>
    </w:p>
    <w:p>
      <w:pPr>
        <w:pBdr/>
        <w:spacing w:after="120"/>
        <w:ind/>
        <w:jc w:val="center"/>
        <w:rPr/>
      </w:pPr>
      <w:r>
        <w:rPr>
          <w:sz w:val="22"/>
          <w:szCs w:val="22"/>
        </w:rPr>
        <w:t xml:space="preserve">Couche : Fonctionnelle — Transversale</w:t>
      </w:r>
      <w:r/>
    </w:p>
    <w:p>
      <w:pPr>
        <w:pBdr/>
        <w:spacing w:after="120"/>
        <w:ind/>
        <w:jc w:val="center"/>
        <w:rPr/>
      </w:pPr>
      <w:r>
        <w:rPr>
          <w:sz w:val="22"/>
          <w:szCs w:val="22"/>
        </w:rPr>
        <w:t xml:space="preserve">Version : 3.1</w:t>
      </w:r>
      <w:r/>
    </w:p>
    <w:p>
      <w:pPr>
        <w:pBdr/>
        <w:spacing w:after="120"/>
        <w:ind/>
        <w:jc w:val="center"/>
        <w:rPr/>
      </w:pPr>
      <w:r>
        <w:rPr>
          <w:sz w:val="22"/>
          <w:szCs w:val="22"/>
        </w:rPr>
        <w:t xml:space="preserve">Date : 7 mai 2026</w:t>
      </w:r>
      <w:r/>
    </w:p>
    <w:p>
      <w:pPr>
        <w:pBdr/>
        <w:spacing w:after="1800"/>
        <w:ind/>
        <w:jc w:val="center"/>
        <w:rPr/>
      </w:pPr>
      <w:r>
        <w:rPr>
          <w:sz w:val="22"/>
          <w:szCs w:val="22"/>
        </w:rPr>
        <w:t xml:space="preserve">Statut : </w:t>
      </w:r>
      <w:r>
        <w:rPr>
          <w:b/>
          <w:bCs/>
          <w:color w:val="c84800"/>
          <w:sz w:val="22"/>
          <w:szCs w:val="22"/>
        </w:rPr>
        <w:t xml:space="preserve">Brouillon — à valider en atelier métier</w:t>
      </w:r>
      <w:r/>
    </w:p>
    <w:p>
      <w:pPr>
        <w:pBdr/>
        <w:spacing/>
        <w:ind/>
        <w:rPr/>
        <w:sectPr>
          <w:headerReference w:type="default" r:id="rId9"/>
          <w:footerReference w:type="default" r:id="rId11"/>
          <w:footnotePr/>
          <w:endnotePr/>
          <w:type w:val="nextPage"/>
          <w:pgSz w:h="16838" w:orient="portrait" w:w="11906"/>
          <w:pgMar w:top="1134" w:right="1134" w:bottom="1134" w:left="1134" w:header="708" w:footer="708" w:gutter="0"/>
          <w:pgNumType w:start="1"/>
          <w:cols w:num="1" w:sep="0" w:space="720" w:equalWidth="1"/>
          <w:titlePg/>
        </w:sectPr>
      </w:pPr>
      <w:r/>
      <w:r/>
    </w:p>
    <w:sdt>
      <w:sdtPr>
        <w15:appearance w15:val="boundingBox"/>
        <w:id w:val="733200705"/>
        <w:docPartObj>
          <w:docPartGallery w:val="Table of Contents"/>
          <w:docPartUnique w:val="true"/>
        </w:docPartObj>
        <w:rPr>
          <w:rFonts w:ascii="Aptos" w:hAnsi="Aptos" w:eastAsia="Aptos" w:cs="Aptos"/>
          <w:color w:val="auto"/>
          <w:sz w:val="20"/>
          <w:szCs w:val="20"/>
        </w:rPr>
      </w:sdtPr>
      <w:sdtContent>
        <w:p>
          <w:pPr>
            <w:pStyle w:val="953"/>
            <w:pBdr/>
            <w:spacing/>
            <w:ind/>
            <w:jc w:val="center"/>
            <w:rPr>
              <w:color w:val="0070c0"/>
            </w:rPr>
          </w:pPr>
          <w:r>
            <w:rPr>
              <w:color w:val="0070c0"/>
            </w:rPr>
            <w:t xml:space="preserve">Table des matières</w:t>
          </w:r>
          <w:r>
            <w:rPr>
              <w:color w:val="0070c0"/>
            </w:rPr>
          </w:r>
          <w:r>
            <w:rPr>
              <w:color w:val="0070c0"/>
            </w:rPr>
          </w:r>
        </w:p>
        <w:p>
          <w:pPr>
            <w:pStyle w:val="943"/>
            <w:pBdr/>
            <w:tabs>
              <w:tab w:val="right" w:leader="dot" w:pos="9615"/>
            </w:tabs>
            <w:spacing/>
            <w:ind/>
            <w:rPr>
              <w:rFonts w:ascii="Aptos" w:hAnsi="Aptos" w:eastAsia="游明朝" w:cs="Arial" w:asciiTheme="minorAscii" w:hAnsiTheme="minorAscii" w:eastAsiaTheme="minorEastAsia" w:cstheme="minorBidi"/>
              <w:sz w:val="24"/>
              <w:szCs w:val="24"/>
            </w:rPr>
          </w:pPr>
          <w:r>
            <w:fldChar w:fldCharType="begin"/>
          </w:r>
          <w:r>
            <w:instrText xml:space="preserve">TOC \o "1-3" \z \u \h</w:instrText>
          </w:r>
          <w:r>
            <w:fldChar w:fldCharType="separate"/>
          </w:r>
          <w:hyperlink w:tooltip="#_Toc301169955" w:anchor="_Toc301169955" w:history="1">
            <w:r>
              <w:rPr>
                <w:rStyle w:val="936"/>
              </w:rPr>
              <w:t xml:space="preserve">Note au métier</w:t>
            </w:r>
            <w:r>
              <w:tab/>
            </w:r>
            <w:r>
              <w:fldChar w:fldCharType="begin"/>
            </w:r>
            <w:r>
              <w:instrText xml:space="preserve">PAGEREF _Toc301169955 \h</w:instrText>
            </w:r>
            <w:r>
              <w:fldChar w:fldCharType="separate"/>
            </w:r>
            <w:r>
              <w:rPr>
                <w:rStyle w:val="936"/>
              </w:rPr>
              <w:t xml:space="preserve">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403724834" w:anchor="_Toc403724834" w:history="1">
            <w:r>
              <w:rPr>
                <w:rStyle w:val="936"/>
              </w:rPr>
              <w:t xml:space="preserve">1.</w:t>
            </w:r>
            <w:r>
              <w:tab/>
            </w:r>
            <w:r>
              <w:rPr>
                <w:rStyle w:val="936"/>
              </w:rPr>
              <w:t xml:space="preserve">Contexte et objectif</w:t>
            </w:r>
            <w:r>
              <w:tab/>
            </w:r>
            <w:r>
              <w:fldChar w:fldCharType="begin"/>
            </w:r>
            <w:r>
              <w:instrText xml:space="preserve">PAGEREF _Toc403724834 \h</w:instrText>
            </w:r>
            <w:r>
              <w:fldChar w:fldCharType="separate"/>
            </w:r>
            <w:r>
              <w:rPr>
                <w:rStyle w:val="936"/>
              </w:rPr>
              <w:t xml:space="preserve">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570727698" w:anchor="_Toc570727698" w:history="1">
            <w:r>
              <w:rPr>
                <w:rStyle w:val="936"/>
              </w:rPr>
              <w:t xml:space="preserve">2.</w:t>
            </w:r>
            <w:r>
              <w:tab/>
            </w:r>
            <w:r>
              <w:rPr>
                <w:rStyle w:val="936"/>
              </w:rPr>
              <w:t xml:space="preserve">Périmètre</w:t>
            </w:r>
            <w:r>
              <w:tab/>
            </w:r>
            <w:r>
              <w:fldChar w:fldCharType="begin"/>
            </w:r>
            <w:r>
              <w:instrText xml:space="preserve">PAGEREF _Toc570727698 \h</w:instrText>
            </w:r>
            <w:r>
              <w:fldChar w:fldCharType="separate"/>
            </w:r>
            <w:r>
              <w:rPr>
                <w:rStyle w:val="936"/>
              </w:rPr>
              <w:t xml:space="preserve">4</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599195395" w:anchor="_Toc599195395" w:history="1">
            <w:r>
              <w:rPr>
                <w:rStyle w:val="936"/>
              </w:rPr>
              <w:t xml:space="preserve">2.1</w:t>
            </w:r>
            <w:r>
              <w:tab/>
            </w:r>
            <w:r>
              <w:rPr>
                <w:rStyle w:val="936"/>
              </w:rPr>
              <w:t xml:space="preserve">Dans le scope</w:t>
            </w:r>
            <w:r>
              <w:tab/>
            </w:r>
            <w:r>
              <w:fldChar w:fldCharType="begin"/>
            </w:r>
            <w:r>
              <w:instrText xml:space="preserve">PAGEREF _Toc599195395 \h</w:instrText>
            </w:r>
            <w:r>
              <w:fldChar w:fldCharType="separate"/>
            </w:r>
            <w:r>
              <w:rPr>
                <w:rStyle w:val="936"/>
              </w:rPr>
              <w:t xml:space="preserve">5</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1839209805" w:anchor="_Toc1839209805" w:history="1">
            <w:r>
              <w:rPr>
                <w:rStyle w:val="936"/>
              </w:rPr>
              <w:t xml:space="preserve">2.2</w:t>
            </w:r>
            <w:r>
              <w:tab/>
            </w:r>
            <w:r>
              <w:rPr>
                <w:rStyle w:val="936"/>
              </w:rPr>
              <w:t xml:space="preserve">Hors scope</w:t>
            </w:r>
            <w:r>
              <w:tab/>
            </w:r>
            <w:r>
              <w:fldChar w:fldCharType="begin"/>
            </w:r>
            <w:r>
              <w:instrText xml:space="preserve">PAGEREF _Toc1839209805 \h</w:instrText>
            </w:r>
            <w:r>
              <w:fldChar w:fldCharType="separate"/>
            </w:r>
            <w:r>
              <w:rPr>
                <w:rStyle w:val="936"/>
              </w:rPr>
              <w:t xml:space="preserve">5</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1827864875" w:anchor="_Toc1827864875" w:history="1">
            <w:r>
              <w:rPr>
                <w:rStyle w:val="936"/>
              </w:rPr>
              <w:t xml:space="preserve">3.</w:t>
            </w:r>
            <w:r>
              <w:tab/>
            </w:r>
            <w:r>
              <w:rPr>
                <w:rStyle w:val="936"/>
              </w:rPr>
              <w:t xml:space="preserve">Acteurs</w:t>
            </w:r>
            <w:r>
              <w:tab/>
            </w:r>
            <w:r>
              <w:fldChar w:fldCharType="begin"/>
            </w:r>
            <w:r>
              <w:instrText xml:space="preserve">PAGEREF _Toc1827864875 \h</w:instrText>
            </w:r>
            <w:r>
              <w:fldChar w:fldCharType="separate"/>
            </w:r>
            <w:r>
              <w:rPr>
                <w:rStyle w:val="936"/>
              </w:rPr>
              <w:t xml:space="preserve">5</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61342924" w:anchor="_Toc61342924" w:history="1">
            <w:r>
              <w:rPr>
                <w:rStyle w:val="936"/>
              </w:rPr>
              <w:t xml:space="preserve">4.</w:t>
            </w:r>
            <w:r>
              <w:tab/>
            </w:r>
            <w:r>
              <w:rPr>
                <w:rStyle w:val="936"/>
              </w:rPr>
              <w:t xml:space="preserve">Hiérarchie organisationnelle</w:t>
            </w:r>
            <w:r>
              <w:tab/>
            </w:r>
            <w:r>
              <w:fldChar w:fldCharType="begin"/>
            </w:r>
            <w:r>
              <w:instrText xml:space="preserve">PAGEREF _Toc61342924 \h</w:instrText>
            </w:r>
            <w:r>
              <w:fldChar w:fldCharType="separate"/>
            </w:r>
            <w:r>
              <w:rPr>
                <w:rStyle w:val="936"/>
              </w:rPr>
              <w:t xml:space="preserve">6</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1500990951" w:anchor="_Toc1500990951" w:history="1">
            <w:r>
              <w:rPr>
                <w:rStyle w:val="936"/>
              </w:rPr>
              <w:t xml:space="preserve">4.1</w:t>
            </w:r>
            <w:r>
              <w:tab/>
            </w:r>
            <w:r>
              <w:rPr>
                <w:rStyle w:val="936"/>
              </w:rPr>
              <w:t xml:space="preserve">Structure logique</w:t>
            </w:r>
            <w:r>
              <w:tab/>
            </w:r>
            <w:r>
              <w:fldChar w:fldCharType="begin"/>
            </w:r>
            <w:r>
              <w:instrText xml:space="preserve">PAGEREF _Toc1500990951 \h</w:instrText>
            </w:r>
            <w:r>
              <w:fldChar w:fldCharType="separate"/>
            </w:r>
            <w:r>
              <w:rPr>
                <w:rStyle w:val="936"/>
              </w:rPr>
              <w:t xml:space="preserve">7</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2059059290" w:anchor="_Toc2059059290" w:history="1">
            <w:r>
              <w:rPr>
                <w:rStyle w:val="936"/>
              </w:rPr>
              <w:t xml:space="preserve">4.2</w:t>
            </w:r>
            <w:r>
              <w:tab/>
            </w:r>
            <w:r>
              <w:rPr>
                <w:rStyle w:val="936"/>
              </w:rPr>
              <w:t xml:space="preserve">Modélisation cible</w:t>
            </w:r>
            <w:r>
              <w:tab/>
            </w:r>
            <w:r>
              <w:fldChar w:fldCharType="begin"/>
            </w:r>
            <w:r>
              <w:instrText xml:space="preserve">PAGEREF _Toc2059059290 \h</w:instrText>
            </w:r>
            <w:r>
              <w:fldChar w:fldCharType="separate"/>
            </w:r>
            <w:r>
              <w:rPr>
                <w:rStyle w:val="936"/>
              </w:rPr>
              <w:t xml:space="preserve">7</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2072352065" w:anchor="_Toc2072352065" w:history="1">
            <w:r>
              <w:rPr>
                <w:rStyle w:val="936"/>
              </w:rPr>
              <w:t xml:space="preserve">5.</w:t>
            </w:r>
            <w:r>
              <w:tab/>
            </w:r>
            <w:r>
              <w:rPr>
                <w:rStyle w:val="936"/>
              </w:rPr>
              <w:t xml:space="preserve">Référentiels — catalogue et modèle de données</w:t>
            </w:r>
            <w:r>
              <w:tab/>
            </w:r>
            <w:r>
              <w:fldChar w:fldCharType="begin"/>
            </w:r>
            <w:r>
              <w:instrText xml:space="preserve">PAGEREF _Toc2072352065 \h</w:instrText>
            </w:r>
            <w:r>
              <w:fldChar w:fldCharType="separate"/>
            </w:r>
            <w:r>
              <w:rPr>
                <w:rStyle w:val="936"/>
              </w:rPr>
              <w:t xml:space="preserve">7</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1849719148" w:anchor="_Toc1849719148" w:history="1">
            <w:r>
              <w:rPr>
                <w:rStyle w:val="936"/>
              </w:rPr>
              <w:t xml:space="preserve">5.1</w:t>
            </w:r>
            <w:r>
              <w:tab/>
            </w:r>
            <w:r>
              <w:rPr>
                <w:rStyle w:val="936"/>
              </w:rPr>
              <w:t xml:space="preserve">Vue synthétique</w:t>
            </w:r>
            <w:r>
              <w:tab/>
            </w:r>
            <w:r>
              <w:fldChar w:fldCharType="begin"/>
            </w:r>
            <w:r>
              <w:instrText xml:space="preserve">PAGEREF _Toc1849719148 \h</w:instrText>
            </w:r>
            <w:r>
              <w:fldChar w:fldCharType="separate"/>
            </w:r>
            <w:r>
              <w:rPr>
                <w:rStyle w:val="936"/>
              </w:rPr>
              <w:t xml:space="preserve">8</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2007008316" w:anchor="_Toc2007008316" w:history="1">
            <w:r>
              <w:rPr>
                <w:rStyle w:val="936"/>
              </w:rPr>
              <w:t xml:space="preserve">5.2</w:t>
            </w:r>
            <w:r>
              <w:tab/>
            </w:r>
            <w:r>
              <w:rPr>
                <w:rStyle w:val="936"/>
              </w:rPr>
              <w:t xml:space="preserve">Socle commun</w:t>
            </w:r>
            <w:r>
              <w:tab/>
            </w:r>
            <w:r>
              <w:fldChar w:fldCharType="begin"/>
            </w:r>
            <w:r>
              <w:instrText xml:space="preserve">PAGEREF _Toc2007008316 \h</w:instrText>
            </w:r>
            <w:r>
              <w:fldChar w:fldCharType="separate"/>
            </w:r>
            <w:r>
              <w:rPr>
                <w:rStyle w:val="936"/>
              </w:rPr>
              <w:t xml:space="preserve">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577291235" w:anchor="_Toc577291235" w:history="1">
            <w:r>
              <w:rPr>
                <w:rStyle w:val="936"/>
              </w:rPr>
              <w:t xml:space="preserve">5.3</w:t>
            </w:r>
            <w:r>
              <w:tab/>
            </w:r>
            <w:r>
              <w:rPr>
                <w:rStyle w:val="936"/>
              </w:rPr>
              <w:t xml:space="preserve">Détail par référentiel</w:t>
            </w:r>
            <w:r>
              <w:tab/>
            </w:r>
            <w:r>
              <w:fldChar w:fldCharType="begin"/>
            </w:r>
            <w:r>
              <w:instrText xml:space="preserve">PAGEREF _Toc577291235 \h</w:instrText>
            </w:r>
            <w:r>
              <w:fldChar w:fldCharType="separate"/>
            </w:r>
            <w:r>
              <w:rPr>
                <w:rStyle w:val="936"/>
              </w:rPr>
              <w:t xml:space="preserve">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286972843" w:anchor="_Toc286972843" w:history="1">
            <w:r>
              <w:rPr>
                <w:rStyle w:val="936"/>
              </w:rPr>
              <w:t xml:space="preserve">5.3.1</w:t>
            </w:r>
            <w:r>
              <w:tab/>
            </w:r>
            <w:r>
              <w:rPr>
                <w:rStyle w:val="936"/>
              </w:rPr>
              <w:t xml:space="preserve">Organisation (P1 + P2)</w:t>
            </w:r>
            <w:r>
              <w:tab/>
            </w:r>
            <w:r>
              <w:fldChar w:fldCharType="begin"/>
            </w:r>
            <w:r>
              <w:instrText xml:space="preserve">PAGEREF _Toc286972843 \h</w:instrText>
            </w:r>
            <w:r>
              <w:fldChar w:fldCharType="separate"/>
            </w:r>
            <w:r>
              <w:rPr>
                <w:rStyle w:val="936"/>
              </w:rPr>
              <w:t xml:space="preserve">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349504958" w:anchor="_Toc349504958" w:history="1">
            <w:r>
              <w:rPr>
                <w:rStyle w:val="936"/>
              </w:rPr>
              <w:t xml:space="preserve">5.3.2</w:t>
            </w:r>
            <w:r>
              <w:tab/>
            </w:r>
            <w:r>
              <w:rPr>
                <w:rStyle w:val="936"/>
              </w:rPr>
              <w:t xml:space="preserve">Programme (P2)</w:t>
            </w:r>
            <w:r>
              <w:tab/>
            </w:r>
            <w:r>
              <w:fldChar w:fldCharType="begin"/>
            </w:r>
            <w:r>
              <w:instrText xml:space="preserve">PAGEREF _Toc349504958 \h</w:instrText>
            </w:r>
            <w:r>
              <w:fldChar w:fldCharType="separate"/>
            </w:r>
            <w:r>
              <w:rPr>
                <w:rStyle w:val="936"/>
              </w:rPr>
              <w:t xml:space="preserve">11</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261370449" w:anchor="_Toc261370449" w:history="1">
            <w:r>
              <w:rPr>
                <w:rStyle w:val="936"/>
              </w:rPr>
              <w:t xml:space="preserve">5.3.3</w:t>
            </w:r>
            <w:r>
              <w:tab/>
            </w:r>
            <w:r>
              <w:rPr>
                <w:rStyle w:val="936"/>
              </w:rPr>
              <w:t xml:space="preserve">Compte (P2)</w:t>
            </w:r>
            <w:r>
              <w:tab/>
            </w:r>
            <w:r>
              <w:fldChar w:fldCharType="begin"/>
            </w:r>
            <w:r>
              <w:instrText xml:space="preserve">PAGEREF _Toc261370449 \h</w:instrText>
            </w:r>
            <w:r>
              <w:fldChar w:fldCharType="separate"/>
            </w:r>
            <w:r>
              <w:rPr>
                <w:rStyle w:val="936"/>
              </w:rPr>
              <w:t xml:space="preserve">12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503183270" w:anchor="_Toc503183270" w:history="1">
            <w:r>
              <w:rPr>
                <w:rStyle w:val="936"/>
              </w:rPr>
              <w:t xml:space="preserve">5.3.4</w:t>
            </w:r>
            <w:r>
              <w:tab/>
            </w:r>
            <w:r>
              <w:rPr>
                <w:rStyle w:val="936"/>
              </w:rPr>
              <w:t xml:space="preserve">Source_Finance (P2)</w:t>
            </w:r>
            <w:r>
              <w:tab/>
            </w:r>
            <w:r>
              <w:fldChar w:fldCharType="begin"/>
            </w:r>
            <w:r>
              <w:instrText xml:space="preserve">PAGEREF _Toc503183270 \h</w:instrText>
            </w:r>
            <w:r>
              <w:fldChar w:fldCharType="separate"/>
            </w:r>
            <w:r>
              <w:rPr>
                <w:rStyle w:val="936"/>
              </w:rPr>
              <w:t xml:space="preserve">13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1459866322" w:anchor="_Toc1459866322" w:history="1">
            <w:r>
              <w:rPr>
                <w:rStyle w:val="936"/>
              </w:rPr>
              <w:t xml:space="preserve">5.3.5</w:t>
            </w:r>
            <w:r>
              <w:tab/>
            </w:r>
            <w:r>
              <w:rPr>
                <w:rStyle w:val="936"/>
              </w:rPr>
              <w:t xml:space="preserve">Nature (P1)</w:t>
            </w:r>
            <w:r>
              <w:tab/>
            </w:r>
            <w:r>
              <w:fldChar w:fldCharType="begin"/>
            </w:r>
            <w:r>
              <w:instrText xml:space="preserve">PAGEREF _Toc1459866322 \h</w:instrText>
            </w:r>
            <w:r>
              <w:fldChar w:fldCharType="separate"/>
            </w:r>
            <w:r>
              <w:rPr>
                <w:rStyle w:val="936"/>
              </w:rPr>
              <w:t xml:space="preserve">14</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1542509247" w:anchor="_Toc1542509247" w:history="1">
            <w:r>
              <w:rPr>
                <w:rStyle w:val="936"/>
              </w:rPr>
              <w:t xml:space="preserve">5.3.6</w:t>
            </w:r>
            <w:r>
              <w:tab/>
            </w:r>
            <w:r>
              <w:rPr>
                <w:rStyle w:val="936"/>
              </w:rPr>
              <w:t xml:space="preserve">Localisation (P1)</w:t>
            </w:r>
            <w:r>
              <w:tab/>
            </w:r>
            <w:r>
              <w:fldChar w:fldCharType="begin"/>
            </w:r>
            <w:r>
              <w:instrText xml:space="preserve">PAGEREF _Toc1542509247 \h</w:instrText>
            </w:r>
            <w:r>
              <w:fldChar w:fldCharType="separate"/>
            </w:r>
            <w:r>
              <w:rPr>
                <w:rStyle w:val="936"/>
              </w:rPr>
              <w:t xml:space="preserve">15</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1254435802" w:anchor="_Toc1254435802" w:history="1">
            <w:r>
              <w:rPr>
                <w:rStyle w:val="936"/>
              </w:rPr>
              <w:t xml:space="preserve">5.3.7</w:t>
            </w:r>
            <w:r>
              <w:tab/>
            </w:r>
            <w:r>
              <w:rPr>
                <w:rStyle w:val="936"/>
              </w:rPr>
              <w:t xml:space="preserve">Periode (P1)</w:t>
            </w:r>
            <w:r>
              <w:tab/>
            </w:r>
            <w:r>
              <w:fldChar w:fldCharType="begin"/>
            </w:r>
            <w:r>
              <w:instrText xml:space="preserve">PAGEREF _Toc1254435802 \h</w:instrText>
            </w:r>
            <w:r>
              <w:fldChar w:fldCharType="separate"/>
            </w:r>
            <w:r>
              <w:rPr>
                <w:rStyle w:val="936"/>
              </w:rPr>
              <w:t xml:space="preserve">16</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817162315" w:anchor="_Toc817162315" w:history="1">
            <w:r>
              <w:rPr>
                <w:rStyle w:val="936"/>
              </w:rPr>
              <w:t xml:space="preserve">5.3.8</w:t>
            </w:r>
            <w:r>
              <w:tab/>
            </w:r>
            <w:r>
              <w:rPr>
                <w:rStyle w:val="936"/>
              </w:rPr>
              <w:t xml:space="preserve">Phase (P1)</w:t>
            </w:r>
            <w:r>
              <w:tab/>
            </w:r>
            <w:r>
              <w:fldChar w:fldCharType="begin"/>
            </w:r>
            <w:r>
              <w:instrText xml:space="preserve">PAGEREF _Toc817162315 \h</w:instrText>
            </w:r>
            <w:r>
              <w:fldChar w:fldCharType="separate"/>
            </w:r>
            <w:r>
              <w:rPr>
                <w:rStyle w:val="936"/>
              </w:rPr>
              <w:t xml:space="preserve">17</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1731478829" w:anchor="_Toc1731478829" w:history="1">
            <w:r>
              <w:rPr>
                <w:rStyle w:val="936"/>
              </w:rPr>
              <w:t xml:space="preserve">5.3.9</w:t>
            </w:r>
            <w:r>
              <w:tab/>
            </w:r>
            <w:r>
              <w:rPr>
                <w:rStyle w:val="936"/>
              </w:rPr>
              <w:t xml:space="preserve">Categorie (P1)</w:t>
            </w:r>
            <w:r>
              <w:tab/>
            </w:r>
            <w:r>
              <w:fldChar w:fldCharType="begin"/>
            </w:r>
            <w:r>
              <w:instrText xml:space="preserve">PAGEREF _Toc1731478829 \h</w:instrText>
            </w:r>
            <w:r>
              <w:fldChar w:fldCharType="separate"/>
            </w:r>
            <w:r>
              <w:rPr>
                <w:rStyle w:val="936"/>
              </w:rPr>
              <w:t xml:space="preserve">18</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528207254" w:anchor="_Toc1528207254" w:history="1">
            <w:r>
              <w:rPr>
                <w:rStyle w:val="936"/>
              </w:rPr>
              <w:t xml:space="preserve">5.3.10</w:t>
            </w:r>
            <w:r>
              <w:tab/>
            </w:r>
            <w:r>
              <w:rPr>
                <w:rStyle w:val="936"/>
              </w:rPr>
              <w:t xml:space="preserve">Indicateur (P1)</w:t>
            </w:r>
            <w:r>
              <w:tab/>
            </w:r>
            <w:r>
              <w:fldChar w:fldCharType="begin"/>
            </w:r>
            <w:r>
              <w:instrText xml:space="preserve">PAGEREF _Toc1528207254 \h</w:instrText>
            </w:r>
            <w:r>
              <w:fldChar w:fldCharType="separate"/>
            </w:r>
            <w:r>
              <w:rPr>
                <w:rStyle w:val="936"/>
              </w:rPr>
              <w:t xml:space="preserve">18</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652791075" w:anchor="_Toc652791075" w:history="1">
            <w:r>
              <w:rPr>
                <w:rStyle w:val="936"/>
              </w:rPr>
              <w:t xml:space="preserve">5.3.11</w:t>
            </w:r>
            <w:r>
              <w:tab/>
            </w:r>
            <w:r>
              <w:rPr>
                <w:rStyle w:val="936"/>
              </w:rPr>
              <w:t xml:space="preserve">Indicateurs (P1)</w:t>
            </w:r>
            <w:r>
              <w:tab/>
            </w:r>
            <w:r>
              <w:fldChar w:fldCharType="begin"/>
            </w:r>
            <w:r>
              <w:instrText xml:space="preserve">PAGEREF _Toc652791075 \h</w:instrText>
            </w:r>
            <w:r>
              <w:fldChar w:fldCharType="separate"/>
            </w:r>
            <w:r>
              <w:rPr>
                <w:rStyle w:val="936"/>
              </w:rPr>
              <w:t xml:space="preserve">19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726796143" w:anchor="_Toc1726796143" w:history="1">
            <w:r>
              <w:rPr>
                <w:rStyle w:val="936"/>
              </w:rPr>
              <w:t xml:space="preserve">5.3.12</w:t>
            </w:r>
            <w:r>
              <w:tab/>
            </w:r>
            <w:r>
              <w:rPr>
                <w:rStyle w:val="936"/>
              </w:rPr>
              <w:t xml:space="preserve">Objectifs (P1) Déplacé dans le micro service Cadre Performance</w:t>
            </w:r>
            <w:r>
              <w:tab/>
            </w:r>
            <w:r>
              <w:fldChar w:fldCharType="begin"/>
            </w:r>
            <w:r>
              <w:instrText xml:space="preserve">PAGEREF _Toc1726796143 \h</w:instrText>
            </w:r>
            <w:r>
              <w:fldChar w:fldCharType="separate"/>
            </w:r>
            <w:r>
              <w:rPr>
                <w:rStyle w:val="936"/>
              </w:rPr>
              <w:t xml:space="preserve">19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563286583" w:anchor="_Toc1563286583" w:history="1">
            <w:r>
              <w:rPr>
                <w:rStyle w:val="936"/>
              </w:rPr>
              <w:t xml:space="preserve">5.3.13</w:t>
            </w:r>
            <w:r>
              <w:tab/>
            </w:r>
            <w:r>
              <w:rPr>
                <w:rStyle w:val="936"/>
              </w:rPr>
              <w:t xml:space="preserve">Livrable (P1)</w:t>
            </w:r>
            <w:r>
              <w:tab/>
            </w:r>
            <w:r>
              <w:fldChar w:fldCharType="begin"/>
            </w:r>
            <w:r>
              <w:instrText xml:space="preserve">PAGEREF _Toc1563286583 \h</w:instrText>
            </w:r>
            <w:r>
              <w:fldChar w:fldCharType="separate"/>
            </w:r>
            <w:r>
              <w:rPr>
                <w:rStyle w:val="936"/>
              </w:rPr>
              <w:t xml:space="preserve">20</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963160087" w:anchor="_Toc1963160087" w:history="1">
            <w:r>
              <w:rPr>
                <w:rStyle w:val="936"/>
              </w:rPr>
              <w:t xml:space="preserve">5.3.14</w:t>
            </w:r>
            <w:r>
              <w:tab/>
            </w:r>
            <w:r>
              <w:rPr>
                <w:rStyle w:val="936"/>
              </w:rPr>
              <w:t xml:space="preserve">Genre (P1)</w:t>
            </w:r>
            <w:r>
              <w:tab/>
            </w:r>
            <w:r>
              <w:fldChar w:fldCharType="begin"/>
            </w:r>
            <w:r>
              <w:instrText xml:space="preserve">PAGEREF _Toc1963160087 \h</w:instrText>
            </w:r>
            <w:r>
              <w:fldChar w:fldCharType="separate"/>
            </w:r>
            <w:r>
              <w:rPr>
                <w:rStyle w:val="936"/>
              </w:rPr>
              <w:t xml:space="preserve">21</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433831070" w:anchor="_Toc433831070" w:history="1">
            <w:r>
              <w:rPr>
                <w:rStyle w:val="936"/>
              </w:rPr>
              <w:t xml:space="preserve">5.3.15</w:t>
            </w:r>
            <w:r>
              <w:tab/>
            </w:r>
            <w:r>
              <w:rPr>
                <w:rStyle w:val="936"/>
              </w:rPr>
              <w:t xml:space="preserve">Currency (P1) – A Arbitrer</w:t>
            </w:r>
            <w:r>
              <w:tab/>
            </w:r>
            <w:r>
              <w:fldChar w:fldCharType="begin"/>
            </w:r>
            <w:r>
              <w:instrText xml:space="preserve">PAGEREF _Toc433831070 \h</w:instrText>
            </w:r>
            <w:r>
              <w:fldChar w:fldCharType="separate"/>
            </w:r>
            <w:r>
              <w:rPr>
                <w:rStyle w:val="936"/>
              </w:rPr>
              <w:t xml:space="preserve">22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144817497" w:anchor="_Toc1144817497" w:history="1">
            <w:r>
              <w:rPr>
                <w:rStyle w:val="936"/>
              </w:rPr>
              <w:t xml:space="preserve">5.3.16</w:t>
            </w:r>
            <w:r>
              <w:tab/>
            </w:r>
            <w:r>
              <w:rPr>
                <w:rStyle w:val="936"/>
              </w:rPr>
              <w:t xml:space="preserve">Etat (P1) voir la pertinence</w:t>
            </w:r>
            <w:r>
              <w:tab/>
            </w:r>
            <w:r>
              <w:fldChar w:fldCharType="begin"/>
            </w:r>
            <w:r>
              <w:instrText xml:space="preserve">PAGEREF _Toc1144817497 \h</w:instrText>
            </w:r>
            <w:r>
              <w:fldChar w:fldCharType="separate"/>
            </w:r>
            <w:r>
              <w:rPr>
                <w:rStyle w:val="936"/>
              </w:rPr>
              <w:t xml:space="preserve">22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886656213" w:anchor="_Toc1886656213" w:history="1">
            <w:r>
              <w:rPr>
                <w:rStyle w:val="936"/>
              </w:rPr>
              <w:t xml:space="preserve">5.3.17</w:t>
            </w:r>
            <w:r>
              <w:tab/>
            </w:r>
            <w:r>
              <w:rPr>
                <w:rStyle w:val="936"/>
              </w:rPr>
              <w:t xml:space="preserve">Frequence (P1)</w:t>
            </w:r>
            <w:r>
              <w:tab/>
            </w:r>
            <w:r>
              <w:fldChar w:fldCharType="begin"/>
            </w:r>
            <w:r>
              <w:instrText xml:space="preserve">PAGEREF _Toc1886656213 \h</w:instrText>
            </w:r>
            <w:r>
              <w:fldChar w:fldCharType="separate"/>
            </w:r>
            <w:r>
              <w:rPr>
                <w:rStyle w:val="936"/>
              </w:rPr>
              <w:t xml:space="preserve">23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940667929" w:anchor="_Toc940667929" w:history="1">
            <w:r>
              <w:rPr>
                <w:rStyle w:val="936"/>
              </w:rPr>
              <w:t xml:space="preserve">5.3.18</w:t>
            </w:r>
            <w:r>
              <w:tab/>
            </w:r>
            <w:r>
              <w:rPr>
                <w:rStyle w:val="936"/>
              </w:rPr>
              <w:t xml:space="preserve">Version (P1)</w:t>
            </w:r>
            <w:r>
              <w:tab/>
            </w:r>
            <w:r>
              <w:fldChar w:fldCharType="begin"/>
            </w:r>
            <w:r>
              <w:instrText xml:space="preserve">PAGEREF _Toc940667929 \h</w:instrText>
            </w:r>
            <w:r>
              <w:fldChar w:fldCharType="separate"/>
            </w:r>
            <w:r>
              <w:rPr>
                <w:rStyle w:val="936"/>
              </w:rPr>
              <w:t xml:space="preserve">24</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113467661" w:anchor="_Toc1113467661" w:history="1">
            <w:r>
              <w:rPr>
                <w:rStyle w:val="936"/>
              </w:rPr>
              <w:t xml:space="preserve">5.3.19</w:t>
            </w:r>
            <w:r>
              <w:tab/>
            </w:r>
            <w:r>
              <w:rPr>
                <w:rStyle w:val="936"/>
              </w:rPr>
              <w:t xml:space="preserve">Complement (P1)</w:t>
            </w:r>
            <w:r>
              <w:tab/>
            </w:r>
            <w:r>
              <w:fldChar w:fldCharType="begin"/>
            </w:r>
            <w:r>
              <w:instrText xml:space="preserve">PAGEREF _Toc1113467661 \h</w:instrText>
            </w:r>
            <w:r>
              <w:fldChar w:fldCharType="separate"/>
            </w:r>
            <w:r>
              <w:rPr>
                <w:rStyle w:val="936"/>
              </w:rPr>
              <w:t xml:space="preserve">24</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558251586" w:anchor="_Toc558251586" w:history="1">
            <w:r>
              <w:rPr>
                <w:rStyle w:val="936"/>
              </w:rPr>
              <w:t xml:space="preserve">5.3.20</w:t>
            </w:r>
            <w:r>
              <w:tab/>
            </w:r>
            <w:r>
              <w:rPr>
                <w:rStyle w:val="936"/>
              </w:rPr>
              <w:t xml:space="preserve">Indicateur_Actor (P1)</w:t>
            </w:r>
            <w:r>
              <w:tab/>
            </w:r>
            <w:r>
              <w:fldChar w:fldCharType="begin"/>
            </w:r>
            <w:r>
              <w:instrText xml:space="preserve">PAGEREF _Toc558251586 \h</w:instrText>
            </w:r>
            <w:r>
              <w:fldChar w:fldCharType="separate"/>
            </w:r>
            <w:r>
              <w:rPr>
                <w:rStyle w:val="936"/>
              </w:rPr>
              <w:t xml:space="preserve">25</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892342000" w:anchor="_Toc1892342000" w:history="1">
            <w:r>
              <w:rPr>
                <w:rStyle w:val="936"/>
              </w:rPr>
              <w:t xml:space="preserve">5.3.21</w:t>
            </w:r>
            <w:r>
              <w:tab/>
            </w:r>
            <w:r>
              <w:rPr>
                <w:rStyle w:val="936"/>
              </w:rPr>
              <w:t xml:space="preserve">Phase_Actor (P1)</w:t>
            </w:r>
            <w:r>
              <w:tab/>
            </w:r>
            <w:r>
              <w:fldChar w:fldCharType="begin"/>
            </w:r>
            <w:r>
              <w:instrText xml:space="preserve">PAGEREF _Toc1892342000 \h</w:instrText>
            </w:r>
            <w:r>
              <w:fldChar w:fldCharType="separate"/>
            </w:r>
            <w:r>
              <w:rPr>
                <w:rStyle w:val="936"/>
              </w:rPr>
              <w:t xml:space="preserve">26</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1200"/>
              <w:tab w:val="right" w:leader="dot" w:pos="9615"/>
            </w:tabs>
            <w:spacing/>
            <w:ind/>
            <w:rPr>
              <w:rFonts w:ascii="Aptos" w:hAnsi="Aptos" w:eastAsia="游明朝" w:cs="Arial" w:asciiTheme="minorAscii" w:hAnsiTheme="minorAscii" w:eastAsiaTheme="minorEastAsia" w:cstheme="minorBidi"/>
              <w:sz w:val="24"/>
              <w:szCs w:val="24"/>
            </w:rPr>
          </w:pPr>
          <w:r/>
          <w:hyperlink w:tooltip="#_Toc1431076407" w:anchor="_Toc1431076407" w:history="1">
            <w:r>
              <w:rPr>
                <w:rStyle w:val="936"/>
              </w:rPr>
              <w:t xml:space="preserve">5.3.22</w:t>
            </w:r>
            <w:r>
              <w:tab/>
            </w:r>
            <w:r>
              <w:rPr>
                <w:rStyle w:val="936"/>
              </w:rPr>
              <w:t xml:space="preserve">VersionArbre (interne)</w:t>
            </w:r>
            <w:r>
              <w:tab/>
            </w:r>
            <w:r>
              <w:fldChar w:fldCharType="begin"/>
            </w:r>
            <w:r>
              <w:instrText xml:space="preserve">PAGEREF _Toc1431076407 \h</w:instrText>
            </w:r>
            <w:r>
              <w:fldChar w:fldCharType="separate"/>
            </w:r>
            <w:r>
              <w:rPr>
                <w:rStyle w:val="936"/>
              </w:rPr>
              <w:t xml:space="preserve">26</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750314870" w:anchor="_Toc750314870" w:history="1">
            <w:r>
              <w:rPr>
                <w:rStyle w:val="936"/>
              </w:rPr>
              <w:t xml:space="preserve">5.4</w:t>
            </w:r>
            <w:r>
              <w:tab/>
            </w:r>
            <w:r>
              <w:rPr>
                <w:rStyle w:val="936"/>
              </w:rPr>
              <w:t xml:space="preserve">Versionnage de l'arbre organisationnel</w:t>
            </w:r>
            <w:r>
              <w:tab/>
            </w:r>
            <w:r>
              <w:fldChar w:fldCharType="begin"/>
            </w:r>
            <w:r>
              <w:instrText xml:space="preserve">PAGEREF _Toc750314870 \h</w:instrText>
            </w:r>
            <w:r>
              <w:fldChar w:fldCharType="separate"/>
            </w:r>
            <w:r>
              <w:rPr>
                <w:rStyle w:val="936"/>
              </w:rPr>
              <w:t xml:space="preserve">27</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1373023451" w:anchor="_Toc1373023451" w:history="1">
            <w:r>
              <w:rPr>
                <w:rStyle w:val="936"/>
              </w:rPr>
              <w:t xml:space="preserve">5.5</w:t>
            </w:r>
            <w:r>
              <w:tab/>
            </w:r>
            <w:r>
              <w:rPr>
                <w:rStyle w:val="936"/>
              </w:rPr>
              <w:t xml:space="preserve">Contraintes d'intégrité globales</w:t>
            </w:r>
            <w:r>
              <w:tab/>
            </w:r>
            <w:r>
              <w:fldChar w:fldCharType="begin"/>
            </w:r>
            <w:r>
              <w:instrText xml:space="preserve">PAGEREF _Toc1373023451 \h</w:instrText>
            </w:r>
            <w:r>
              <w:fldChar w:fldCharType="separate"/>
            </w:r>
            <w:r>
              <w:rPr>
                <w:rStyle w:val="936"/>
              </w:rPr>
              <w:t xml:space="preserve">27</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1295195860" w:anchor="_Toc1295195860" w:history="1">
            <w:r>
              <w:rPr>
                <w:rStyle w:val="936"/>
              </w:rPr>
              <w:t xml:space="preserve">6.</w:t>
            </w:r>
            <w:r>
              <w:tab/>
            </w:r>
            <w:r>
              <w:rPr>
                <w:rStyle w:val="936"/>
              </w:rPr>
              <w:t xml:space="preserve">Cas d'utilisation</w:t>
            </w:r>
            <w:r>
              <w:tab/>
            </w:r>
            <w:r>
              <w:fldChar w:fldCharType="begin"/>
            </w:r>
            <w:r>
              <w:instrText xml:space="preserve">PAGEREF _Toc1295195860 \h</w:instrText>
            </w:r>
            <w:r>
              <w:fldChar w:fldCharType="separate"/>
            </w:r>
            <w:r>
              <w:rPr>
                <w:rStyle w:val="936"/>
              </w:rPr>
              <w:t xml:space="preserve">27</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704682372" w:anchor="_Toc704682372" w:history="1">
            <w:r>
              <w:rPr>
                <w:rStyle w:val="936"/>
              </w:rPr>
              <w:t xml:space="preserve">6.5.1</w:t>
            </w:r>
            <w:r>
              <w:tab/>
            </w:r>
            <w:r>
              <w:rPr>
                <w:rStyle w:val="936"/>
              </w:rPr>
              <w:t xml:space="preserve">UC-REF-01 — Consulter un référentiel</w:t>
            </w:r>
            <w:r>
              <w:tab/>
            </w:r>
            <w:r>
              <w:fldChar w:fldCharType="begin"/>
            </w:r>
            <w:r>
              <w:instrText xml:space="preserve">PAGEREF _Toc704682372 \h</w:instrText>
            </w:r>
            <w:r>
              <w:fldChar w:fldCharType="separate"/>
            </w:r>
            <w:r>
              <w:rPr>
                <w:rStyle w:val="936"/>
              </w:rPr>
              <w:t xml:space="preserve">28</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291645471" w:anchor="_Toc291645471" w:history="1">
            <w:r>
              <w:rPr>
                <w:rStyle w:val="936"/>
              </w:rPr>
              <w:t xml:space="preserve">6.5.2</w:t>
            </w:r>
            <w:r>
              <w:tab/>
            </w:r>
            <w:r>
              <w:rPr>
                <w:rStyle w:val="936"/>
              </w:rPr>
              <w:t xml:space="preserve">UC-REF-02 — Consulter l'arbre hiérarchique organisationnel</w:t>
            </w:r>
            <w:r>
              <w:tab/>
            </w:r>
            <w:r>
              <w:fldChar w:fldCharType="begin"/>
            </w:r>
            <w:r>
              <w:instrText xml:space="preserve">PAGEREF _Toc291645471 \h</w:instrText>
            </w:r>
            <w:r>
              <w:fldChar w:fldCharType="separate"/>
            </w:r>
            <w:r>
              <w:rPr>
                <w:rStyle w:val="936"/>
              </w:rPr>
              <w:t xml:space="preserve">28</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147705966" w:anchor="_Toc147705966" w:history="1">
            <w:r>
              <w:rPr>
                <w:rStyle w:val="936"/>
              </w:rPr>
              <w:t xml:space="preserve">6.5.3</w:t>
            </w:r>
            <w:r>
              <w:tab/>
            </w:r>
            <w:r>
              <w:rPr>
                <w:rStyle w:val="936"/>
              </w:rPr>
              <w:t xml:space="preserve">UC-REF-03 — Créer un élément de référentiel (admin)</w:t>
            </w:r>
            <w:r>
              <w:tab/>
            </w:r>
            <w:r>
              <w:fldChar w:fldCharType="begin"/>
            </w:r>
            <w:r>
              <w:instrText xml:space="preserve">PAGEREF _Toc147705966 \h</w:instrText>
            </w:r>
            <w:r>
              <w:fldChar w:fldCharType="separate"/>
            </w:r>
            <w:r>
              <w:rPr>
                <w:rStyle w:val="936"/>
              </w:rPr>
              <w:t xml:space="preserve">28</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1803855506" w:anchor="_Toc1803855506" w:history="1">
            <w:r>
              <w:rPr>
                <w:rStyle w:val="936"/>
              </w:rPr>
              <w:t xml:space="preserve">6.5.4</w:t>
            </w:r>
            <w:r>
              <w:tab/>
            </w:r>
            <w:r>
              <w:rPr>
                <w:rStyle w:val="936"/>
              </w:rPr>
              <w:t xml:space="preserve">UC-REF-04 — Modifier un élément de référentiel (admin)</w:t>
            </w:r>
            <w:r>
              <w:tab/>
            </w:r>
            <w:r>
              <w:fldChar w:fldCharType="begin"/>
            </w:r>
            <w:r>
              <w:instrText xml:space="preserve">PAGEREF _Toc1803855506 \h</w:instrText>
            </w:r>
            <w:r>
              <w:fldChar w:fldCharType="separate"/>
            </w:r>
            <w:r>
              <w:rPr>
                <w:rStyle w:val="936"/>
              </w:rPr>
              <w:t xml:space="preserve">29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1035046222" w:anchor="_Toc1035046222" w:history="1">
            <w:r>
              <w:rPr>
                <w:rStyle w:val="936"/>
              </w:rPr>
              <w:t xml:space="preserve">6.5.5</w:t>
            </w:r>
            <w:r>
              <w:tab/>
            </w:r>
            <w:r>
              <w:rPr>
                <w:rStyle w:val="936"/>
              </w:rPr>
              <w:t xml:space="preserve">UC-REF-05 — Gérer les réorganisations organisationnelles</w:t>
            </w:r>
            <w:r>
              <w:tab/>
            </w:r>
            <w:r>
              <w:fldChar w:fldCharType="begin"/>
            </w:r>
            <w:r>
              <w:instrText xml:space="preserve">PAGEREF _Toc1035046222 \h</w:instrText>
            </w:r>
            <w:r>
              <w:fldChar w:fldCharType="separate"/>
            </w:r>
            <w:r>
              <w:rPr>
                <w:rStyle w:val="936"/>
              </w:rPr>
              <w:t xml:space="preserve">29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5"/>
            <w:pBdr/>
            <w:tabs>
              <w:tab w:val="left" w:leader="none" w:pos="990"/>
              <w:tab w:val="right" w:leader="dot" w:pos="9615"/>
            </w:tabs>
            <w:spacing/>
            <w:ind/>
            <w:rPr>
              <w:rFonts w:ascii="Aptos" w:hAnsi="Aptos" w:eastAsia="游明朝" w:cs="Arial" w:asciiTheme="minorAscii" w:hAnsiTheme="minorAscii" w:eastAsiaTheme="minorEastAsia" w:cstheme="minorBidi"/>
              <w:sz w:val="24"/>
              <w:szCs w:val="24"/>
            </w:rPr>
          </w:pPr>
          <w:r/>
          <w:hyperlink w:tooltip="#_Toc55937128" w:anchor="_Toc55937128" w:history="1">
            <w:r>
              <w:rPr>
                <w:rStyle w:val="936"/>
              </w:rPr>
              <w:t xml:space="preserve">6.5.6</w:t>
            </w:r>
            <w:r>
              <w:tab/>
            </w:r>
            <w:r>
              <w:rPr>
                <w:rStyle w:val="936"/>
              </w:rPr>
              <w:t xml:space="preserve">UC-REF-06 — Charger les données d'initialisation</w:t>
            </w:r>
            <w:r>
              <w:tab/>
            </w:r>
            <w:r>
              <w:fldChar w:fldCharType="begin"/>
            </w:r>
            <w:r>
              <w:instrText xml:space="preserve">PAGEREF _Toc55937128 \h</w:instrText>
            </w:r>
            <w:r>
              <w:fldChar w:fldCharType="separate"/>
            </w:r>
            <w:r>
              <w:rPr>
                <w:rStyle w:val="936"/>
              </w:rPr>
              <w:t xml:space="preserve">29</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1460588960" w:anchor="_Toc1460588960" w:history="1">
            <w:r>
              <w:rPr>
                <w:rStyle w:val="936"/>
              </w:rPr>
              <w:t xml:space="preserve">7.</w:t>
            </w:r>
            <w:r>
              <w:tab/>
            </w:r>
            <w:r>
              <w:rPr>
                <w:rStyle w:val="936"/>
              </w:rPr>
              <w:t xml:space="preserve">Règles de gestion</w:t>
            </w:r>
            <w:r>
              <w:tab/>
            </w:r>
            <w:r>
              <w:fldChar w:fldCharType="begin"/>
            </w:r>
            <w:r>
              <w:instrText xml:space="preserve">PAGEREF _Toc1460588960 \h</w:instrText>
            </w:r>
            <w:r>
              <w:fldChar w:fldCharType="separate"/>
            </w:r>
            <w:r>
              <w:rPr>
                <w:rStyle w:val="936"/>
              </w:rPr>
              <w:t xml:space="preserve">30</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2101609613" w:anchor="_Toc2101609613" w:history="1">
            <w:r>
              <w:rPr>
                <w:rStyle w:val="936"/>
              </w:rPr>
              <w:t xml:space="preserve">8.</w:t>
            </w:r>
            <w:r>
              <w:tab/>
            </w:r>
            <w:r>
              <w:rPr>
                <w:rStyle w:val="936"/>
              </w:rPr>
              <w:t xml:space="preserve">API et interfaces inter-services (proposition)</w:t>
            </w:r>
            <w:r>
              <w:tab/>
            </w:r>
            <w:r>
              <w:fldChar w:fldCharType="begin"/>
            </w:r>
            <w:r>
              <w:instrText xml:space="preserve">PAGEREF _Toc2101609613 \h</w:instrText>
            </w:r>
            <w:r>
              <w:fldChar w:fldCharType="separate"/>
            </w:r>
            <w:r>
              <w:rPr>
                <w:rStyle w:val="936"/>
              </w:rPr>
              <w:t xml:space="preserve">31</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1907921384" w:anchor="_Toc1907921384" w:history="1">
            <w:r>
              <w:rPr>
                <w:rStyle w:val="936"/>
              </w:rPr>
              <w:t xml:space="preserve">8.1</w:t>
            </w:r>
            <w:r>
              <w:tab/>
            </w:r>
            <w:r>
              <w:rPr>
                <w:rStyle w:val="936"/>
              </w:rPr>
              <w:t xml:space="preserve">Convention d'endpoints</w:t>
            </w:r>
            <w:r>
              <w:tab/>
            </w:r>
            <w:r>
              <w:fldChar w:fldCharType="begin"/>
            </w:r>
            <w:r>
              <w:instrText xml:space="preserve">PAGEREF _Toc1907921384 \h</w:instrText>
            </w:r>
            <w:r>
              <w:fldChar w:fldCharType="separate"/>
            </w:r>
            <w:r>
              <w:rPr>
                <w:rStyle w:val="936"/>
              </w:rPr>
              <w:t xml:space="preserve">32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1896687414" w:anchor="_Toc1896687414" w:history="1">
            <w:r>
              <w:rPr>
                <w:rStyle w:val="936"/>
              </w:rPr>
              <w:t xml:space="preserve">8.2</w:t>
            </w:r>
            <w:r>
              <w:tab/>
            </w:r>
            <w:r>
              <w:rPr>
                <w:rStyle w:val="936"/>
              </w:rPr>
              <w:t xml:space="preserve">Consommateurs internes</w:t>
            </w:r>
            <w:r>
              <w:tab/>
            </w:r>
            <w:r>
              <w:fldChar w:fldCharType="begin"/>
            </w:r>
            <w:r>
              <w:instrText xml:space="preserve">PAGEREF _Toc1896687414 \h</w:instrText>
            </w:r>
            <w:r>
              <w:fldChar w:fldCharType="separate"/>
            </w:r>
            <w:r>
              <w:rPr>
                <w:rStyle w:val="936"/>
              </w:rPr>
              <w:t xml:space="preserve">32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811171429" w:anchor="_Toc811171429" w:history="1">
            <w:r>
              <w:rPr>
                <w:rStyle w:val="936"/>
              </w:rPr>
              <w:t xml:space="preserve">8.3</w:t>
            </w:r>
            <w:r>
              <w:tab/>
            </w:r>
            <w:r>
              <w:rPr>
                <w:rStyle w:val="936"/>
              </w:rPr>
              <w:t xml:space="preserve">Synchronisation amont — zone d'échanges SAP</w:t>
            </w:r>
            <w:r>
              <w:tab/>
            </w:r>
            <w:r>
              <w:fldChar w:fldCharType="begin"/>
            </w:r>
            <w:r>
              <w:instrText xml:space="preserve">PAGEREF _Toc811171429 \h</w:instrText>
            </w:r>
            <w:r>
              <w:fldChar w:fldCharType="separate"/>
            </w:r>
            <w:r>
              <w:rPr>
                <w:rStyle w:val="936"/>
              </w:rPr>
              <w:t xml:space="preserve">32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205178116" w:anchor="_Toc205178116" w:history="1">
            <w:r>
              <w:rPr>
                <w:rStyle w:val="936"/>
              </w:rPr>
              <w:t xml:space="preserve">9.</w:t>
            </w:r>
            <w:r>
              <w:tab/>
            </w:r>
            <w:r>
              <w:rPr>
                <w:rStyle w:val="936"/>
              </w:rPr>
              <w:t xml:space="preserve">IHM</w:t>
            </w:r>
            <w:r>
              <w:tab/>
            </w:r>
            <w:r>
              <w:fldChar w:fldCharType="begin"/>
            </w:r>
            <w:r>
              <w:instrText xml:space="preserve">PAGEREF _Toc205178116 \h</w:instrText>
            </w:r>
            <w:r>
              <w:fldChar w:fldCharType="separate"/>
            </w:r>
            <w:r>
              <w:rPr>
                <w:rStyle w:val="936"/>
              </w:rPr>
              <w:t xml:space="preserve">32</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753429878" w:anchor="_Toc753429878" w:history="1">
            <w:r>
              <w:rPr>
                <w:rStyle w:val="936"/>
              </w:rPr>
              <w:t xml:space="preserve">9.1</w:t>
            </w:r>
            <w:r>
              <w:tab/>
            </w:r>
            <w:r>
              <w:rPr>
                <w:rStyle w:val="936"/>
              </w:rPr>
              <w:t xml:space="preserve">Écran 1 — Administration des référentiels</w:t>
            </w:r>
            <w:r>
              <w:tab/>
            </w:r>
            <w:r>
              <w:fldChar w:fldCharType="begin"/>
            </w:r>
            <w:r>
              <w:instrText xml:space="preserve">PAGEREF _Toc753429878 \h</w:instrText>
            </w:r>
            <w:r>
              <w:fldChar w:fldCharType="separate"/>
            </w:r>
            <w:r>
              <w:rPr>
                <w:rStyle w:val="936"/>
              </w:rPr>
              <w:t xml:space="preserve">33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454885912" w:anchor="_Toc454885912" w:history="1">
            <w:r>
              <w:rPr>
                <w:rStyle w:val="936"/>
              </w:rPr>
              <w:t xml:space="preserve">9.2</w:t>
            </w:r>
            <w:r>
              <w:tab/>
            </w:r>
            <w:r>
              <w:rPr>
                <w:rStyle w:val="936"/>
              </w:rPr>
              <w:t xml:space="preserve">Écran 2 — Vue arbre organisationnel</w:t>
            </w:r>
            <w:r>
              <w:tab/>
            </w:r>
            <w:r>
              <w:fldChar w:fldCharType="begin"/>
            </w:r>
            <w:r>
              <w:instrText xml:space="preserve">PAGEREF _Toc454885912 \h</w:instrText>
            </w:r>
            <w:r>
              <w:fldChar w:fldCharType="separate"/>
            </w:r>
            <w:r>
              <w:rPr>
                <w:rStyle w:val="936"/>
              </w:rPr>
              <w:t xml:space="preserve">33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681827067" w:anchor="_Toc681827067" w:history="1">
            <w:r>
              <w:rPr>
                <w:rStyle w:val="936"/>
              </w:rPr>
              <w:t xml:space="preserve">9.3</w:t>
            </w:r>
            <w:r>
              <w:tab/>
            </w:r>
            <w:r>
              <w:rPr>
                <w:rStyle w:val="936"/>
              </w:rPr>
              <w:t xml:space="preserve">Écran 3 — Import de données de référence</w:t>
            </w:r>
            <w:r>
              <w:tab/>
            </w:r>
            <w:r>
              <w:fldChar w:fldCharType="begin"/>
            </w:r>
            <w:r>
              <w:instrText xml:space="preserve">PAGEREF _Toc681827067 \h</w:instrText>
            </w:r>
            <w:r>
              <w:fldChar w:fldCharType="separate"/>
            </w:r>
            <w:r>
              <w:rPr>
                <w:rStyle w:val="936"/>
              </w:rPr>
              <w:t xml:space="preserve">33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2009099235" w:anchor="_Toc2009099235" w:history="1">
            <w:r>
              <w:rPr>
                <w:rStyle w:val="936"/>
              </w:rPr>
              <w:t xml:space="preserve">9.4</w:t>
            </w:r>
            <w:r>
              <w:tab/>
            </w:r>
            <w:r>
              <w:rPr>
                <w:rStyle w:val="936"/>
              </w:rPr>
              <w:t xml:space="preserve">Écran 4 — Gestion des réorganisations</w:t>
            </w:r>
            <w:r>
              <w:tab/>
            </w:r>
            <w:r>
              <w:fldChar w:fldCharType="begin"/>
            </w:r>
            <w:r>
              <w:instrText xml:space="preserve">PAGEREF _Toc2009099235 \h</w:instrText>
            </w:r>
            <w:r>
              <w:fldChar w:fldCharType="separate"/>
            </w:r>
            <w:r>
              <w:rPr>
                <w:rStyle w:val="936"/>
              </w:rPr>
              <w:t xml:space="preserve">33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756222231" w:anchor="_Toc756222231" w:history="1">
            <w:r>
              <w:rPr>
                <w:rStyle w:val="936"/>
              </w:rPr>
              <w:t xml:space="preserve">10.</w:t>
            </w:r>
            <w:r>
              <w:tab/>
            </w:r>
            <w:r>
              <w:rPr>
                <w:rStyle w:val="936"/>
              </w:rPr>
              <w:t xml:space="preserve">Migration depuis SIGIF</w:t>
            </w:r>
            <w:r>
              <w:tab/>
            </w:r>
            <w:r>
              <w:fldChar w:fldCharType="begin"/>
            </w:r>
            <w:r>
              <w:instrText xml:space="preserve">PAGEREF _Toc756222231 \h</w:instrText>
            </w:r>
            <w:r>
              <w:fldChar w:fldCharType="separate"/>
            </w:r>
            <w:r>
              <w:rPr>
                <w:rStyle w:val="936"/>
              </w:rPr>
              <w:t xml:space="preserve">33</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312803749" w:anchor="_Toc312803749" w:history="1">
            <w:r>
              <w:rPr>
                <w:rStyle w:val="936"/>
              </w:rPr>
              <w:t xml:space="preserve">10.1</w:t>
            </w:r>
            <w:r>
              <w:tab/>
            </w:r>
            <w:r>
              <w:rPr>
                <w:rStyle w:val="936"/>
              </w:rPr>
              <w:t xml:space="preserve">Distinction P1 / P2</w:t>
            </w:r>
            <w:r>
              <w:tab/>
            </w:r>
            <w:r>
              <w:fldChar w:fldCharType="begin"/>
            </w:r>
            <w:r>
              <w:instrText xml:space="preserve">PAGEREF _Toc312803749 \h</w:instrText>
            </w:r>
            <w:r>
              <w:fldChar w:fldCharType="separate"/>
            </w:r>
            <w:r>
              <w:rPr>
                <w:rStyle w:val="936"/>
              </w:rPr>
              <w:t xml:space="preserve">34</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2052860188" w:anchor="_Toc2052860188" w:history="1">
            <w:r>
              <w:rPr>
                <w:rStyle w:val="936"/>
              </w:rPr>
              <w:t xml:space="preserve">10.2</w:t>
            </w:r>
            <w:r>
              <w:tab/>
            </w:r>
            <w:r>
              <w:rPr>
                <w:rStyle w:val="936"/>
              </w:rPr>
              <w:t xml:space="preserve">Considérations de chargement initial</w:t>
            </w:r>
            <w:r>
              <w:tab/>
            </w:r>
            <w:r>
              <w:fldChar w:fldCharType="begin"/>
            </w:r>
            <w:r>
              <w:instrText xml:space="preserve">PAGEREF _Toc2052860188 \h</w:instrText>
            </w:r>
            <w:r>
              <w:fldChar w:fldCharType="separate"/>
            </w:r>
            <w:r>
              <w:rPr>
                <w:rStyle w:val="936"/>
              </w:rPr>
              <w:t xml:space="preserve">34</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left" w:leader="none" w:pos="390"/>
              <w:tab w:val="right" w:leader="dot" w:pos="9615"/>
            </w:tabs>
            <w:spacing/>
            <w:ind/>
            <w:rPr>
              <w:rFonts w:ascii="Aptos" w:hAnsi="Aptos" w:eastAsia="游明朝" w:cs="Arial" w:asciiTheme="minorAscii" w:hAnsiTheme="minorAscii" w:eastAsiaTheme="minorEastAsia" w:cstheme="minorBidi"/>
              <w:sz w:val="24"/>
              <w:szCs w:val="24"/>
            </w:rPr>
          </w:pPr>
          <w:r/>
          <w:hyperlink w:tooltip="#_Toc81613077" w:anchor="_Toc81613077" w:history="1">
            <w:r>
              <w:rPr>
                <w:rStyle w:val="936"/>
              </w:rPr>
              <w:t xml:space="preserve">11.</w:t>
            </w:r>
            <w:r>
              <w:tab/>
            </w:r>
            <w:r>
              <w:rPr>
                <w:rStyle w:val="936"/>
              </w:rPr>
              <w:t xml:space="preserve">Questions ouvertes (fonctionnelles)</w:t>
            </w:r>
            <w:r>
              <w:tab/>
            </w:r>
            <w:r>
              <w:fldChar w:fldCharType="begin"/>
            </w:r>
            <w:r>
              <w:instrText xml:space="preserve">PAGEREF _Toc81613077 \h</w:instrText>
            </w:r>
            <w:r>
              <w:fldChar w:fldCharType="separate"/>
            </w:r>
            <w:r>
              <w:rPr>
                <w:rStyle w:val="936"/>
              </w:rPr>
              <w:t xml:space="preserve">34</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left" w:leader="none" w:pos="600"/>
              <w:tab w:val="right" w:leader="dot" w:pos="9615"/>
            </w:tabs>
            <w:spacing/>
            <w:ind/>
            <w:rPr>
              <w:rFonts w:ascii="Aptos" w:hAnsi="Aptos" w:eastAsia="游明朝" w:cs="Arial" w:asciiTheme="minorAscii" w:hAnsiTheme="minorAscii" w:eastAsiaTheme="minorEastAsia" w:cstheme="minorBidi"/>
              <w:sz w:val="24"/>
              <w:szCs w:val="24"/>
            </w:rPr>
          </w:pPr>
          <w:r/>
          <w:hyperlink w:tooltip="#_Toc1504857233" w:anchor="_Toc1504857233" w:history="1">
            <w:r>
              <w:rPr>
                <w:rStyle w:val="936"/>
              </w:rPr>
              <w:t xml:space="preserve">11.1</w:t>
            </w:r>
            <w:r>
              <w:tab/>
            </w:r>
            <w:r>
              <w:rPr>
                <w:rStyle w:val="936"/>
              </w:rPr>
              <w:t xml:space="preserve">Périmètre fonctionnel et MVP</w:t>
            </w:r>
            <w:r>
              <w:tab/>
            </w:r>
            <w:r>
              <w:fldChar w:fldCharType="begin"/>
            </w:r>
            <w:r>
              <w:instrText xml:space="preserve">PAGEREF _Toc1504857233 \h</w:instrText>
            </w:r>
            <w:r>
              <w:fldChar w:fldCharType="separate"/>
            </w:r>
            <w:r>
              <w:rPr>
                <w:rStyle w:val="936"/>
              </w:rPr>
              <w:t xml:space="preserve">35</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3"/>
            <w:pBdr/>
            <w:tabs>
              <w:tab w:val="right" w:leader="dot" w:pos="9615"/>
            </w:tabs>
            <w:spacing/>
            <w:ind/>
            <w:rPr>
              <w:rFonts w:ascii="Aptos" w:hAnsi="Aptos" w:eastAsia="游明朝" w:cs="Arial" w:asciiTheme="minorAscii" w:hAnsiTheme="minorAscii" w:eastAsiaTheme="minorEastAsia" w:cstheme="minorBidi"/>
              <w:sz w:val="24"/>
              <w:szCs w:val="24"/>
            </w:rPr>
          </w:pPr>
          <w:r/>
          <w:hyperlink w:tooltip="#_Toc1308590041" w:anchor="_Toc1308590041" w:history="1">
            <w:r>
              <w:rPr>
                <w:rStyle w:val="936"/>
              </w:rPr>
              <w:t xml:space="preserve">Backlog RPROG — Epic &amp; User Stories</w:t>
            </w:r>
            <w:r>
              <w:tab/>
            </w:r>
            <w:r>
              <w:fldChar w:fldCharType="begin"/>
            </w:r>
            <w:r>
              <w:instrText xml:space="preserve">PAGEREF _Toc1308590041 \h</w:instrText>
            </w:r>
            <w:r>
              <w:fldChar w:fldCharType="separate"/>
            </w:r>
            <w:r>
              <w:rPr>
                <w:rStyle w:val="936"/>
              </w:rPr>
              <w:t xml:space="preserve">35</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Style w:val="944"/>
            <w:pBdr/>
            <w:tabs>
              <w:tab w:val="right" w:leader="dot" w:pos="9615"/>
            </w:tabs>
            <w:spacing/>
            <w:ind/>
            <w:rPr>
              <w:rFonts w:ascii="Aptos" w:hAnsi="Aptos" w:eastAsia="游明朝" w:cs="Arial" w:asciiTheme="minorAscii" w:hAnsiTheme="minorAscii" w:eastAsiaTheme="minorEastAsia" w:cstheme="minorBidi"/>
              <w:sz w:val="24"/>
              <w:szCs w:val="24"/>
            </w:rPr>
          </w:pPr>
          <w:r/>
          <w:hyperlink w:tooltip="#_Toc1083815317" w:anchor="_Toc1083815317" w:history="1">
            <w:r>
              <w:rPr>
                <w:rStyle w:val="936"/>
              </w:rPr>
              <w:t xml:space="preserve">Epic RPROG-REF — Gestion des référentiels</w:t>
            </w:r>
            <w:r>
              <w:tab/>
            </w:r>
            <w:r>
              <w:fldChar w:fldCharType="begin"/>
            </w:r>
            <w:r>
              <w:instrText xml:space="preserve">PAGEREF _Toc1083815317 \h</w:instrText>
            </w:r>
            <w:r>
              <w:fldChar w:fldCharType="separate"/>
            </w:r>
            <w:r>
              <w:rPr>
                <w:rStyle w:val="936"/>
              </w:rPr>
              <w:t xml:space="preserve">36</w:t>
            </w:r>
            <w:r>
              <w:fldChar w:fldCharType="end"/>
            </w:r>
          </w:hyperlink>
          <w:r>
            <w:rPr>
              <w:rFonts w:ascii="Aptos" w:hAnsi="Aptos" w:eastAsia="游明朝" w:cs="Arial" w:asciiTheme="minorAscii" w:hAnsiTheme="minorAscii" w:eastAsiaTheme="minorEastAsia" w:cstheme="minorBidi"/>
              <w:sz w:val="24"/>
              <w:szCs w:val="24"/>
            </w:rPr>
          </w:r>
          <w:r>
            <w:rPr>
              <w:rFonts w:ascii="Aptos" w:hAnsi="Aptos" w:eastAsia="游明朝" w:cs="Arial" w:asciiTheme="minorAscii" w:hAnsiTheme="minorAscii" w:eastAsiaTheme="minorEastAsia" w:cstheme="minorBidi"/>
              <w:sz w:val="24"/>
              <w:szCs w:val="24"/>
            </w:rPr>
          </w:r>
        </w:p>
        <w:p>
          <w:pPr>
            <w:pBdr/>
            <w:spacing/>
            <w:ind/>
            <w:rPr/>
          </w:pPr>
          <w:r>
            <w:rPr>
              <w:b/>
              <w:bCs/>
            </w:rPr>
            <w:fldChar w:fldCharType="end"/>
          </w:r>
          <w:r/>
        </w:p>
      </w:sdtContent>
    </w:sdt>
    <w:p>
      <w:pPr>
        <w:pBdr/>
        <w:spacing/>
        <w:ind/>
        <w:rPr/>
      </w:pPr>
      <w:r/>
      <w:r/>
    </w:p>
    <w:p>
      <w:pPr>
        <w:pBdr/>
        <w:spacing/>
        <w:ind/>
        <w:rPr/>
      </w:pPr>
      <w:r>
        <w:br w:type="page" w:clear="all"/>
      </w:r>
      <w:r/>
    </w:p>
    <w:p>
      <w:pPr>
        <w:pStyle w:val="924"/>
        <w:pBdr/>
        <w:spacing/>
        <w:ind/>
        <w:rPr/>
      </w:pPr>
      <w:r>
        <w:t xml:space="preserve"> </w:t>
      </w:r>
      <w:bookmarkStart w:id="0" w:name="_Toc229084380"/>
      <w:r/>
      <w:bookmarkStart w:id="968080585" w:name="_Toc301169955"/>
      <w:r>
        <w:t xml:space="preserve">Note au métier</w:t>
      </w:r>
      <w:bookmarkEnd w:id="0"/>
      <w:r/>
      <w:bookmarkEnd w:id="968080585"/>
      <w:r/>
      <w:r/>
    </w:p>
    <w:p>
      <w:pPr>
        <w:pBdr/>
        <w:spacing w:after="120"/>
        <w:ind/>
        <w:rPr/>
      </w:pPr>
      <w:r>
        <w:t xml:space="preserve">Le document est en statut </w:t>
      </w:r>
      <w:r>
        <w:rPr>
          <w:b/>
          <w:bCs/>
          <w:color w:val="c84800"/>
        </w:rPr>
        <w:t xml:space="preserve">Brouillon</w:t>
      </w:r>
      <w:r>
        <w:t xml:space="preserve"> : il consigne notre compréhension du périmètre, des règles de gestion et du modèle de données cible, mais conserve </w:t>
      </w:r>
      <w:r>
        <w:rPr>
          <w:b/>
          <w:bCs/>
        </w:rPr>
        <w:t xml:space="preserve">plusieurs décisions ouvertes</w:t>
      </w:r>
      <w:r>
        <w:t xml:space="preserve"> qui ne peuvent être tranchées que par la maîtrise d'ouvrage. Le chapitre 14 recense ces points en les classant par niveau d'impact (bloquant pour démarrer, bloquant pour le go-live, pré-V2).</w:t>
      </w:r>
      <w:r/>
    </w:p>
    <w:p>
      <w:pPr>
        <w:pBdr/>
        <w:spacing w:after="120"/>
        <w:ind/>
        <w:rPr/>
      </w:pPr>
      <w:r/>
      <w:r/>
    </w:p>
    <w:p>
      <w:pPr>
        <w:pStyle w:val="924"/>
        <w:numPr>
          <w:ilvl w:val="0"/>
          <w:numId w:val="2"/>
        </w:numPr>
        <w:pBdr/>
        <w:spacing/>
        <w:ind/>
        <w:rPr/>
      </w:pPr>
      <w:r>
        <w:t xml:space="preserve"> </w:t>
      </w:r>
      <w:bookmarkStart w:id="2" w:name="_Toc229084384"/>
      <w:r/>
      <w:bookmarkStart w:id="1021507267" w:name="_Toc403724834"/>
      <w:r>
        <w:t xml:space="preserve">Contexte et objectif</w:t>
      </w:r>
      <w:bookmarkEnd w:id="2"/>
      <w:r/>
      <w:bookmarkEnd w:id="1021507267"/>
      <w:ins w:id="1" w:author="Malick SECK" w:date="2026-08-18T12:15:19Z" oouserid="malick.seck@ouidou.fr">
        <w:r>
          <w:t xml:space="preserve">  </w:t>
        </w:r>
      </w:ins>
      <w:r/>
    </w:p>
    <w:p>
      <w:pPr>
        <w:pBdr/>
        <w:spacing w:after="120"/>
        <w:ind/>
        <w:rPr/>
      </w:pPr>
      <w:r>
        <w:t xml:space="preserve">Le Service Référentiel est la </w:t>
      </w:r>
      <w:r>
        <w:rPr>
          <w:b/>
          <w:bCs/>
        </w:rPr>
        <w:t xml:space="preserve">source unique de vérité</w:t>
      </w:r>
      <w:r>
        <w:t xml:space="preserve"> pour toutes le</w:t>
      </w:r>
      <w:r>
        <w:t xml:space="preserve">s données de référence transversales du système : structures organisationnelles, nomenclature budgétaire, natures de dépenses, sources de financement, etc. Ces données sont stables, rarement modifiées, et consommées en lecture par tous les autres services.</w:t>
      </w:r>
      <w:r/>
    </w:p>
    <w:p>
      <w:pPr>
        <w:pBdr/>
        <w:spacing w:after="120"/>
        <w:ind/>
        <w:rPr/>
      </w:pPr>
      <w:r>
        <w:rPr>
          <w:b/>
          <w:bCs/>
        </w:rPr>
        <w:t xml:space="preserve">Objectif : </w:t>
      </w:r>
      <w:r>
        <w:t xml:space="preserve">fournir à l'ensemble des services fonctionnels et au frontend un accès fiable et cohérent à toutes les données de référence du processus budgétaire.</w:t>
      </w:r>
      <w:r/>
    </w:p>
    <w:p>
      <w:pPr>
        <w:pBdr/>
        <w:spacing w:after="120"/>
        <w:ind/>
        <w:rPr/>
      </w:pPr>
      <w:r>
        <w:t xml:space="preserve">Le système hérite des nomenclatures du SIGIF SAP BPC (Dossier de Paramétrage MP1 v2.0 — 22/11/2017), qui s'appuie sur quatre modèles de données : </w:t>
      </w:r>
      <w:r>
        <w:rPr>
          <w:b/>
          <w:bCs/>
        </w:rPr>
        <w:t xml:space="preserve">CADRAGE</w:t>
      </w:r>
      <w:r>
        <w:t xml:space="preserve"> (MP1.1), </w:t>
      </w:r>
      <w:r>
        <w:rPr>
          <w:b/>
          <w:bCs/>
        </w:rPr>
        <w:t xml:space="preserve">CAMPAGNES_BUDGET</w:t>
      </w:r>
      <w:r>
        <w:t xml:space="preserve"> (MP1.2), </w:t>
      </w:r>
      <w:r>
        <w:rPr>
          <w:b/>
          <w:bCs/>
        </w:rPr>
        <w:t xml:space="preserve">BUDGETAIRE</w:t>
      </w:r>
      <w:r>
        <w:t xml:space="preserve"> (MP1.3 — DPPD/PAP/LFI) e</w:t>
      </w:r>
      <w:ins w:id="2" w:author="Malick SECK" w:date="2026-08-18T11:45:29Z" oouserid="malick.seck@ouidou.fr">
        <w:r>
          <w:t xml:space="preserve">  </w:t>
        </w:r>
      </w:ins>
      <w:r>
        <w:t xml:space="preserve">t </w:t>
      </w:r>
      <w:r>
        <w:rPr>
          <w:b/>
          <w:bCs/>
        </w:rPr>
        <w:t xml:space="preserve">PERFORMANCE</w:t>
      </w:r>
      <w:r>
        <w:t xml:space="preserve"> (MP1.3).</w:t>
      </w:r>
      <w:r/>
    </w:p>
    <w:p>
      <w:pPr>
        <w:pStyle w:val="924"/>
        <w:numPr>
          <w:ilvl w:val="0"/>
          <w:numId w:val="2"/>
        </w:numPr>
        <w:pBdr/>
        <w:spacing/>
        <w:ind/>
        <w:rPr/>
      </w:pPr>
      <w:r>
        <w:t xml:space="preserve"> </w:t>
      </w:r>
      <w:bookmarkStart w:id="4" w:name="_Toc229084385"/>
      <w:r/>
      <w:bookmarkStart w:id="1147571137" w:name="_Toc570727698"/>
      <w:r>
        <w:t xml:space="preserve">Périmètre</w:t>
      </w:r>
      <w:bookmarkEnd w:id="4"/>
      <w:r/>
      <w:bookmarkEnd w:id="1147571137"/>
      <w:ins w:id="3" w:author="Malick SECK" w:date="2026-08-18T12:41:56Z" oouserid="malick.seck@ouidou.fr">
        <w:r>
          <w:t xml:space="preserve"> </w:t>
        </w:r>
      </w:ins>
      <w:r/>
    </w:p>
    <w:p>
      <w:pPr>
        <w:pStyle w:val="925"/>
        <w:numPr>
          <w:ilvl w:val="1"/>
          <w:numId w:val="2"/>
        </w:numPr>
        <w:pBdr/>
        <w:spacing/>
        <w:ind/>
        <w:rPr/>
      </w:pPr>
      <w:r/>
      <w:bookmarkStart w:id="6" w:name="_Toc229084386"/>
      <w:r/>
      <w:bookmarkStart w:id="1788456184" w:name="_Toc599195395"/>
      <w:r>
        <w:t xml:space="preserve">Dans le scope</w:t>
      </w:r>
      <w:bookmarkEnd w:id="6"/>
      <w:r/>
      <w:bookmarkEnd w:id="1788456184"/>
      <w:r/>
      <w:r/>
    </w:p>
    <w:p>
      <w:pPr>
        <w:pStyle w:val="935"/>
        <w:numPr>
          <w:ilvl w:val="0"/>
          <w:numId w:val="3"/>
        </w:numPr>
        <w:pBdr/>
        <w:spacing/>
        <w:ind/>
        <w:rPr/>
      </w:pPr>
      <w:r>
        <w:t xml:space="preserve">Stocker et exposer les 21 tables de référence héritées de SIGIF (cf. chapitre 5).</w:t>
      </w:r>
      <w:r/>
    </w:p>
    <w:p>
      <w:pPr>
        <w:pStyle w:val="935"/>
        <w:numPr>
          <w:ilvl w:val="0"/>
          <w:numId w:val="3"/>
        </w:numPr>
        <w:pBdr/>
        <w:spacing/>
        <w:ind/>
        <w:rPr/>
      </w:pPr>
      <w:r>
        <w:t xml:space="preserve">Distinguer les référentiels selon leur environnement d'origine : </w:t>
      </w:r>
      <w:r>
        <w:rPr>
          <w:b/>
          <w:bCs/>
        </w:rPr>
        <w:t xml:space="preserve">P2 (Centre financier</w:t>
      </w:r>
      <w:r>
        <w:rPr>
          <w:b/>
          <w:bCs/>
        </w:rPr>
        <w:t xml:space="preserve">,</w:t>
      </w:r>
      <w:r>
        <w:rPr>
          <w:b/>
          <w:bCs/>
        </w:rPr>
        <w:t xml:space="preserve">Domaine fonctionnel, Compte budgétaire, Fond (source de financement</w:t>
      </w:r>
      <w:r>
        <w:rPr>
          <w:b/>
          <w:bCs/>
        </w:rPr>
        <w:t xml:space="preserve"> </w:t>
      </w:r>
      <w:r>
        <w:rPr>
          <w:b/>
          <w:bCs/>
        </w:rPr>
        <w:t xml:space="preserve">)</w:t>
      </w:r>
      <w:r>
        <w:t xml:space="preserve"> synchronisés depuis l'existant SAP (zone d'échanges), et </w:t>
      </w:r>
      <w:r>
        <w:rPr>
          <w:b/>
          <w:bCs/>
        </w:rPr>
        <w:t xml:space="preserve">P1 (</w:t>
      </w:r>
      <w:r>
        <w:rPr>
          <w:b/>
          <w:bCs/>
        </w:rPr>
        <w:t xml:space="preserve">référentiel cadre de performance et le reste</w:t>
      </w:r>
      <w:r>
        <w:rPr>
          <w:b/>
          <w:bCs/>
        </w:rPr>
        <w:t xml:space="preserve">)</w:t>
      </w:r>
      <w:r>
        <w:t xml:space="preserve"> créés et administrés localement.</w:t>
      </w:r>
      <w:r/>
    </w:p>
    <w:p>
      <w:pPr>
        <w:pStyle w:val="935"/>
        <w:numPr>
          <w:ilvl w:val="0"/>
          <w:numId w:val="3"/>
        </w:numPr>
        <w:pBdr/>
        <w:spacing/>
        <w:ind/>
        <w:rPr/>
      </w:pPr>
      <w:r>
        <w:t xml:space="preserve">Gérer les hiérarchies organisationnelles versionnées.</w:t>
      </w:r>
      <w:r/>
    </w:p>
    <w:p>
      <w:pPr>
        <w:pStyle w:val="935"/>
        <w:numPr>
          <w:ilvl w:val="0"/>
          <w:numId w:val="3"/>
        </w:numPr>
        <w:pBdr/>
        <w:spacing/>
        <w:ind/>
        <w:rPr/>
      </w:pPr>
      <w:r>
        <w:t xml:space="preserve">Permettre la création et modification (admin DPB) des référentiels P1 et la synchronisation amont pour les référentiels P2.</w:t>
      </w:r>
      <w:r/>
    </w:p>
    <w:p>
      <w:pPr>
        <w:pStyle w:val="935"/>
        <w:numPr>
          <w:ilvl w:val="0"/>
          <w:numId w:val="3"/>
        </w:numPr>
        <w:pBdr/>
        <w:spacing/>
        <w:ind/>
        <w:rPr/>
      </w:pPr>
      <w:r>
        <w:t xml:space="preserve">Exposer les arbres hiérarchiques (organisations, programmes, actions, activités, comptes, localisations</w:t>
      </w:r>
      <w:r>
        <w:t xml:space="preserve">, etc...</w:t>
      </w:r>
      <w:r>
        <w:t xml:space="preserve">).</w:t>
      </w:r>
      <w:r/>
    </w:p>
    <w:p>
      <w:pPr>
        <w:pStyle w:val="935"/>
        <w:numPr>
          <w:ilvl w:val="0"/>
          <w:numId w:val="3"/>
        </w:numPr>
        <w:pBdr/>
        <w:spacing/>
        <w:ind/>
        <w:rPr/>
      </w:pPr>
      <w:r>
        <w:t xml:space="preserve">Gérer le cycle de vie des éléments : dates de validité, statut, obsolescence sans suppression.</w:t>
      </w:r>
      <w:r/>
    </w:p>
    <w:p>
      <w:pPr>
        <w:pStyle w:val="925"/>
        <w:numPr>
          <w:ilvl w:val="1"/>
          <w:numId w:val="2"/>
        </w:numPr>
        <w:pBdr/>
        <w:spacing/>
        <w:ind/>
        <w:rPr/>
      </w:pPr>
      <w:r/>
      <w:bookmarkStart w:id="8" w:name="_Toc229084387"/>
      <w:r/>
      <w:bookmarkStart w:id="78689780" w:name="_Toc1839209805"/>
      <w:r>
        <w:t xml:space="preserve">Hors scope</w:t>
      </w:r>
      <w:bookmarkEnd w:id="8"/>
      <w:r/>
      <w:bookmarkEnd w:id="78689780"/>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00"/>
        <w:gridCol w:w="4338"/>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b/>
                <w:bCs/>
                <w:color w:val="ffffff"/>
                <w:sz w:val="18"/>
                <w:szCs w:val="18"/>
              </w:rPr>
              <w:t xml:space="preserve">Hors périmètre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r>
              <w:rPr>
                <w:b/>
                <w:bCs/>
                <w:color w:val="ffffff"/>
                <w:sz w:val="18"/>
                <w:szCs w:val="18"/>
              </w:rPr>
              <w:t xml:space="preserve">Service responsable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Données budgétaires transactionnelles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r>
              <w:rPr>
                <w:sz w:val="18"/>
                <w:szCs w:val="18"/>
              </w:rPr>
              <w:t xml:space="preserve">Service Crédit, Service Enveloppes</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Marquage thématique (ODD, GENRE…) et valeurs de marqueurs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r>
              <w:rPr>
                <w:sz w:val="18"/>
                <w:szCs w:val="18"/>
              </w:rPr>
              <w:t xml:space="preserve">Service Marquage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Utilisateurs et habilitations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r>
              <w:rPr>
                <w:sz w:val="18"/>
                <w:szCs w:val="18"/>
              </w:rPr>
              <w:t xml:space="preserve">Service IAM</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Rôles métier (RPROG, RACTION…) en tant qu'objets RBAC</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r>
              <w:rPr>
                <w:sz w:val="18"/>
                <w:szCs w:val="18"/>
              </w:rPr>
              <w:t xml:space="preserve">Service IAM</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Étapes de workflow par type de document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r>
              <w:rPr>
                <w:sz w:val="18"/>
                <w:szCs w:val="18"/>
              </w:rPr>
              <w:t xml:space="preserve">Workflow</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Types de documents générés (PAP, LFI…)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r>
              <w:rPr>
                <w:sz w:val="18"/>
                <w:szCs w:val="18"/>
              </w:rPr>
              <w:t xml:space="preserve">Service Document</w:t>
            </w:r>
            <w:r/>
          </w:p>
        </w:tc>
      </w:tr>
      <w:tr>
        <w:trPr>
          <w:del w:id="4" w:author="Bilail  BEN YAHIA" w:date="2026-06-01T09:21:00Z" oouserid="bilail.benyahia@ouidou.f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del w:id="5" w:author="Bilail  BEN YAHIA" w:date="2026-06-01T09:21:00Z" oouserid="bilail.benyahia@ouidou.fr">
              <w:r>
                <w:rPr>
                  <w:sz w:val="18"/>
                  <w:szCs w:val="18"/>
                </w:rPr>
              </w:r>
            </w:del>
            <w:del w:id="6" w:author="Bilail  BEN YAHIA" w:date="2026-06-01T09:21:00Z" oouserid="bilail.benyahia@ouidou.fr">
              <w:r>
                <w:rPr>
                  <w:sz w:val="18"/>
                  <w:szCs w:val="18"/>
                </w:rPr>
                <w:delText xml:space="preserve">Corps de la fonction publique</w:delText>
              </w:r>
            </w:del>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38" w:type="dxa"/>
            <w:textDirection w:val="lrTb"/>
            <w:noWrap w:val="false"/>
          </w:tcPr>
          <w:p>
            <w:pPr>
              <w:pBdr/>
              <w:spacing w:line="240" w:lineRule="auto"/>
              <w:ind/>
              <w:jc w:val="left"/>
              <w:rPr/>
            </w:pPr>
            <w:del w:id="7" w:author="Bilail  BEN YAHIA" w:date="2026-06-01T09:21:00Z" oouserid="bilail.benyahia@ouidou.fr">
              <w:r>
                <w:rPr>
                  <w:sz w:val="18"/>
                  <w:szCs w:val="18"/>
                </w:rPr>
                <w:delText xml:space="preserve">À statuer — externe SIGRHP ou import (cf. §14, PO-REF-06)</w:delText>
              </w:r>
            </w:del>
            <w:r/>
          </w:p>
        </w:tc>
      </w:tr>
    </w:tbl>
    <w:p>
      <w:pPr>
        <w:pStyle w:val="924"/>
        <w:numPr>
          <w:ilvl w:val="0"/>
          <w:numId w:val="2"/>
        </w:numPr>
        <w:pBdr/>
        <w:spacing/>
        <w:ind/>
        <w:rPr/>
      </w:pPr>
      <w:r>
        <w:t xml:space="preserve"> </w:t>
      </w:r>
      <w:bookmarkStart w:id="10" w:name="_Toc229084388"/>
      <w:r/>
      <w:bookmarkStart w:id="447621843" w:name="_Toc1827864875"/>
      <w:r>
        <w:t xml:space="preserve">Acteurs</w:t>
      </w:r>
      <w:bookmarkEnd w:id="10"/>
      <w:r/>
      <w:bookmarkEnd w:id="447621843"/>
      <w:r/>
      <w:r/>
    </w:p>
    <w:p>
      <w:pPr>
        <w:pBdr/>
        <w:spacing w:after="120"/>
        <w:ind/>
        <w:rPr/>
      </w:pPr>
      <w:r>
        <w:t xml:space="preserve">Le service expose ses fonctions à plusieurs profils d'acteurs, dont les droits sont strictement différenciés.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55"/>
        <w:gridCol w:w="5783"/>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855" w:type="dxa"/>
            <w:textDirection w:val="lrTb"/>
            <w:noWrap w:val="false"/>
          </w:tcPr>
          <w:p>
            <w:pPr>
              <w:pBdr/>
              <w:spacing w:line="240" w:lineRule="auto"/>
              <w:ind/>
              <w:jc w:val="left"/>
              <w:rPr/>
            </w:pPr>
            <w:r>
              <w:rPr>
                <w:b/>
                <w:bCs/>
                <w:color w:val="ffffff"/>
                <w:sz w:val="18"/>
                <w:szCs w:val="18"/>
              </w:rPr>
              <w:t xml:space="preserve">Profil</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83" w:type="dxa"/>
            <w:textDirection w:val="lrTb"/>
            <w:noWrap w:val="false"/>
          </w:tcPr>
          <w:p>
            <w:pPr>
              <w:pBdr/>
              <w:spacing w:line="240" w:lineRule="auto"/>
              <w:ind/>
              <w:jc w:val="left"/>
              <w:rPr/>
            </w:pPr>
            <w:r>
              <w:rPr>
                <w:b/>
                <w:bCs/>
                <w:color w:val="ffffff"/>
                <w:sz w:val="18"/>
                <w:szCs w:val="18"/>
              </w:rPr>
              <w:t xml:space="preserve">Actions possibles</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855" w:type="dxa"/>
            <w:textDirection w:val="lrTb"/>
            <w:noWrap w:val="false"/>
          </w:tcPr>
          <w:p>
            <w:pPr>
              <w:pBdr/>
              <w:spacing w:line="240" w:lineRule="auto"/>
              <w:ind/>
              <w:jc w:val="left"/>
              <w:rPr/>
            </w:pPr>
            <w:r>
              <w:rPr>
                <w:sz w:val="18"/>
                <w:szCs w:val="18"/>
              </w:rPr>
              <w:t xml:space="preserve">DPB / Admin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83" w:type="dxa"/>
            <w:textDirection w:val="lrTb"/>
            <w:noWrap w:val="false"/>
          </w:tcPr>
          <w:p>
            <w:pPr>
              <w:pBdr/>
              <w:spacing w:line="240" w:lineRule="auto"/>
              <w:ind/>
              <w:jc w:val="left"/>
              <w:rPr/>
            </w:pPr>
            <w:r>
              <w:rPr>
                <w:sz w:val="18"/>
                <w:szCs w:val="18"/>
              </w:rPr>
              <w:t xml:space="preserve">Créer et modifier les éléments de référentiel P1 ; déclencher des imports massifs ; gérer les réorganisations.</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855" w:type="dxa"/>
            <w:textDirection w:val="lrTb"/>
            <w:noWrap w:val="false"/>
          </w:tcPr>
          <w:p>
            <w:pPr>
              <w:pBdr/>
              <w:spacing w:line="240" w:lineRule="auto"/>
              <w:ind/>
              <w:jc w:val="left"/>
              <w:rPr/>
            </w:pPr>
            <w:r>
              <w:rPr>
                <w:sz w:val="18"/>
                <w:szCs w:val="18"/>
              </w:rPr>
              <w:t xml:space="preserve">Tous les profils utilisateurs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83" w:type="dxa"/>
            <w:textDirection w:val="lrTb"/>
            <w:noWrap w:val="false"/>
          </w:tcPr>
          <w:p>
            <w:pPr>
              <w:pBdr/>
              <w:spacing w:line="240" w:lineRule="auto"/>
              <w:ind/>
              <w:jc w:val="left"/>
              <w:rPr/>
            </w:pPr>
            <w:r>
              <w:rPr>
                <w:sz w:val="18"/>
                <w:szCs w:val="18"/>
              </w:rPr>
              <w:t xml:space="preserve">Consultation en lecture seule.</w:t>
            </w:r>
            <w:r>
              <w:rPr>
                <w:sz w:val="18"/>
                <w:szCs w:val="18"/>
              </w:rPr>
              <w:t xml:space="preserve"> (a confirmer)</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855" w:type="dxa"/>
            <w:textDirection w:val="lrTb"/>
            <w:noWrap w:val="false"/>
          </w:tcPr>
          <w:p>
            <w:pPr>
              <w:pBdr/>
              <w:spacing w:line="240" w:lineRule="auto"/>
              <w:ind/>
              <w:jc w:val="left"/>
              <w:rPr/>
            </w:pPr>
            <w:r>
              <w:rPr>
                <w:sz w:val="18"/>
                <w:szCs w:val="18"/>
              </w:rPr>
              <w:t xml:space="preserve">Services fonctionnels (Crédit, Enveloppes, DPPD, PAP, LFI, Performance)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83" w:type="dxa"/>
            <w:textDirection w:val="lrTb"/>
            <w:noWrap w:val="false"/>
          </w:tcPr>
          <w:p>
            <w:pPr>
              <w:pBdr/>
              <w:spacing w:line="240" w:lineRule="auto"/>
              <w:ind/>
              <w:jc w:val="left"/>
              <w:rPr/>
            </w:pPr>
            <w:r>
              <w:rPr>
                <w:sz w:val="18"/>
                <w:szCs w:val="18"/>
              </w:rPr>
              <w:t xml:space="preserve">Lecture et écriture pour certains</w:t>
            </w:r>
            <w:r/>
          </w:p>
        </w:tc>
      </w:tr>
    </w:tbl>
    <w:p>
      <w:pPr>
        <w:pStyle w:val="924"/>
        <w:numPr>
          <w:ilvl w:val="0"/>
          <w:numId w:val="2"/>
        </w:numPr>
        <w:pBdr/>
        <w:spacing/>
        <w:ind/>
        <w:rPr/>
      </w:pPr>
      <w:r>
        <w:t xml:space="preserve"> </w:t>
      </w:r>
      <w:bookmarkStart w:id="12" w:name="_Toc229084389"/>
      <w:r/>
      <w:bookmarkStart w:id="825212496" w:name="_Toc61342924"/>
      <w:r>
        <w:t xml:space="preserve">Hiérarchie organisationnelle</w:t>
      </w:r>
      <w:bookmarkEnd w:id="12"/>
      <w:r/>
      <w:bookmarkEnd w:id="825212496"/>
      <w:r/>
      <w:r/>
    </w:p>
    <w:p>
      <w:pPr>
        <w:pBdr/>
        <w:spacing w:after="120"/>
        <w:ind/>
        <w:rPr/>
      </w:pPr>
      <w:r>
        <w:t xml:space="preserve">Le référentiel organisationnel est </w:t>
      </w:r>
      <w:r>
        <w:rPr>
          <w:b/>
          <w:bCs/>
        </w:rPr>
        <w:t xml:space="preserve">commun aux trois périmètres SIGIF (P1 / P2 / P3)</w:t>
      </w:r>
      <w:r>
        <w:t xml:space="preserve"> et constitue l'épine dorsale de toutes les saisies budgétaires. Toute réorganisation (fusion ou fission de ministère, déplacement de programme) génère une </w:t>
      </w:r>
      <w:r>
        <w:rPr>
          <w:b/>
          <w:bCs/>
        </w:rPr>
        <w:t xml:space="preserve">nouvelle version</w:t>
      </w:r>
      <w:r>
        <w:t xml:space="preserve"> du référentiel (REF-02) ; les versions précédentes sont conservées pour permettre la comparaison inter-exercices.</w:t>
      </w:r>
      <w:r/>
    </w:p>
    <w:p>
      <w:pPr>
        <w:pStyle w:val="925"/>
        <w:numPr>
          <w:ilvl w:val="1"/>
          <w:numId w:val="2"/>
        </w:numPr>
        <w:pBdr/>
        <w:spacing/>
        <w:ind/>
        <w:rPr/>
      </w:pPr>
      <w:r/>
      <w:bookmarkStart w:id="14" w:name="_Toc229084390"/>
      <w:r/>
      <w:bookmarkStart w:id="632767751" w:name="_Toc1500990951"/>
      <w:r>
        <w:t xml:space="preserve">Structure logique</w:t>
      </w:r>
      <w:bookmarkEnd w:id="14"/>
      <w:r/>
      <w:bookmarkEnd w:id="632767751"/>
      <w:r/>
      <w:r/>
    </w:p>
    <w:p>
      <w:pPr>
        <w:pBdr/>
        <w:spacing w:after="120"/>
        <w:ind/>
        <w:rPr/>
      </w:pPr>
      <w:r>
        <w:t xml:space="preserve">La hiérarchie cible reproduit la structure héritée de la nomenclature budgétaire de l'État.</w:t>
      </w:r>
      <w:r/>
    </w:p>
    <w:p>
      <w:pPr>
        <w:pBdr/>
        <w:spacing w:after="120" w:before="80"/>
        <w:ind/>
        <w:jc w:val="left"/>
        <w:rPr/>
      </w:pPr>
      <w:r>
        <w:rPr>
          <w:rFonts w:ascii="Courier New" w:hAnsi="Courier New" w:eastAsia="Courier New" w:cs="Courier New"/>
          <w:sz w:val="18"/>
          <w:szCs w:val="18"/>
        </w:rPr>
        <w:t xml:space="preserve">État du Sénégal</w:t>
      </w:r>
      <w:r>
        <w:br/>
      </w:r>
      <w:r>
        <w:rPr>
          <w:rFonts w:ascii="Courier New" w:hAnsi="Courier New" w:eastAsia="Courier New" w:cs="Courier New"/>
          <w:sz w:val="18"/>
          <w:szCs w:val="18"/>
        </w:rPr>
        <w:t xml:space="preserve">  └─ Ministère / Institution</w:t>
      </w:r>
      <w:r>
        <w:br/>
      </w:r>
      <w:r>
        <w:rPr>
          <w:rFonts w:ascii="Courier New" w:hAnsi="Courier New" w:eastAsia="Courier New" w:cs="Courier New"/>
          <w:sz w:val="18"/>
          <w:szCs w:val="18"/>
        </w:rPr>
        <w:t xml:space="preserve">       └─ Programme  (porteur : RPROG)</w:t>
      </w:r>
      <w:r>
        <w:br/>
      </w:r>
      <w:r>
        <w:rPr>
          <w:rFonts w:ascii="Courier New" w:hAnsi="Courier New" w:eastAsia="Courier New" w:cs="Courier New"/>
          <w:sz w:val="18"/>
          <w:szCs w:val="18"/>
        </w:rPr>
        <w:t xml:space="preserve">            └─ Action  (porteur : RACTION)</w:t>
      </w:r>
      <w:r>
        <w:br/>
      </w:r>
      <w:r>
        <w:rPr>
          <w:rFonts w:ascii="Courier New" w:hAnsi="Courier New" w:eastAsia="Courier New" w:cs="Courier New"/>
          <w:sz w:val="18"/>
          <w:szCs w:val="18"/>
        </w:rPr>
        <w:t xml:space="preserve">                 └─ Activité  (porteur : RACTIVITE)</w:t>
      </w:r>
      <w:r>
        <w:br/>
      </w:r>
      <w:r>
        <w:rPr>
          <w:rFonts w:ascii="Courier New" w:hAnsi="Courier New" w:eastAsia="Courier New" w:cs="Courier New"/>
          <w:sz w:val="18"/>
          <w:szCs w:val="18"/>
        </w:rPr>
        <w:t xml:space="preserve">                      └─ Service  (opérateur)</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9"/>
        <w:gridCol w:w="2409"/>
        <w:gridCol w:w="2409"/>
        <w:gridCol w:w="2411"/>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b/>
                <w:bCs/>
                <w:color w:val="ffffff"/>
                <w:sz w:val="18"/>
                <w:szCs w:val="18"/>
              </w:rPr>
              <w:t xml:space="preserve">Niveau</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b/>
                <w:bCs/>
                <w:color w:val="ffffff"/>
                <w:sz w:val="18"/>
                <w:szCs w:val="18"/>
              </w:rPr>
              <w:t xml:space="preserve">Rôle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b/>
                <w:bCs/>
                <w:color w:val="ffffff"/>
                <w:sz w:val="18"/>
                <w:szCs w:val="18"/>
              </w:rPr>
              <w:t xml:space="preserve">Porteur P1</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b/>
                <w:bCs/>
                <w:color w:val="ffffff"/>
                <w:sz w:val="18"/>
                <w:szCs w:val="18"/>
              </w:rPr>
              <w:t xml:space="preserve">Porteur P2</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Ministère</w:t>
            </w:r>
            <w:r>
              <w:rPr>
                <w:sz w:val="18"/>
                <w:szCs w:val="18"/>
              </w:rPr>
              <w:t xml:space="preserve">/Institution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Entité administrative principale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Coordinateur / DAGE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sz w:val="18"/>
                <w:szCs w:val="18"/>
              </w:rPr>
              <w:t xml:space="preserve">Ordonnateur</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Programme</w:t>
            </w:r>
            <w:r>
              <w:rPr>
                <w:sz w:val="18"/>
                <w:szCs w:val="18"/>
              </w:rPr>
              <w:t xml:space="preserve">/Dotation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Unité de politique publique (NBE 2020)</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RPROG</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sz w:val="18"/>
                <w:szCs w:val="18"/>
              </w:rPr>
              <w:t xml:space="preserve">Gestionnaire de crédits</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Action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Déclinaison opérationnelle du 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RACTION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Activité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Unité d'exécution de l'action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RACTIVITE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Service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Entité de saisie terminale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Opérateur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sz w:val="18"/>
                <w:szCs w:val="18"/>
              </w:rPr>
              <w:t xml:space="preserve">Centre de coût</w:t>
            </w:r>
            <w:r/>
          </w:p>
        </w:tc>
      </w:tr>
    </w:tbl>
    <w:p>
      <w:pPr>
        <w:pStyle w:val="925"/>
        <w:numPr>
          <w:ilvl w:val="1"/>
          <w:numId w:val="2"/>
        </w:numPr>
        <w:pBdr/>
        <w:spacing/>
        <w:ind/>
        <w:rPr/>
      </w:pPr>
      <w:r/>
      <w:bookmarkStart w:id="16" w:name="_Toc229084391"/>
      <w:r/>
      <w:bookmarkStart w:id="1420739327" w:name="_Toc2059059290"/>
      <w:r>
        <w:t xml:space="preserve">Modélisation cible</w:t>
      </w:r>
      <w:bookmarkEnd w:id="16"/>
      <w:r/>
      <w:bookmarkEnd w:id="1420739327"/>
      <w:r/>
      <w:r/>
    </w:p>
    <w:p>
      <w:pPr>
        <w:pBdr/>
        <w:spacing w:after="120"/>
        <w:ind/>
        <w:rPr/>
      </w:pPr>
      <w:r>
        <w:t xml:space="preserve">Cette hiérarchie est portée par </w:t>
      </w:r>
      <w:r>
        <w:rPr>
          <w:b/>
          <w:bCs/>
        </w:rPr>
        <w:t xml:space="preserve">deux tables BPC fidèles au SIGIF existant</w:t>
      </w:r>
      <w:r>
        <w:t xml:space="preserve">.</w:t>
      </w:r>
      <w:r/>
    </w:p>
    <w:p>
      <w:pPr>
        <w:pStyle w:val="935"/>
        <w:numPr>
          <w:ilvl w:val="0"/>
          <w:numId w:val="3"/>
        </w:numPr>
        <w:pBdr/>
        <w:spacing/>
        <w:ind/>
        <w:rPr/>
      </w:pPr>
      <w:r>
        <w:rPr>
          <w:rFonts w:ascii="Consolas" w:hAnsi="Consolas" w:eastAsia="Consolas" w:cs="Consolas"/>
          <w:b/>
          <w:bCs/>
        </w:rPr>
        <w:t xml:space="preserve">Organisation</w:t>
      </w:r>
      <w:r>
        <w:t xml:space="preserve"> porte les niveaux Ministère</w:t>
      </w:r>
      <w:r>
        <w:t xml:space="preserve"> </w:t>
      </w:r>
      <w:r>
        <w:rPr>
          <w:color w:val="0f9ed5" w:themeColor="accent4"/>
        </w:rPr>
        <w:t xml:space="preserve">(aussi appelé section) + Programme (même code que ceux du ref programme)</w:t>
      </w:r>
      <w:r>
        <w:t xml:space="preserve"> + Service </w:t>
      </w:r>
      <w:r>
        <w:t xml:space="preserve">(code chapitre) </w:t>
      </w:r>
      <w:r>
        <w:t xml:space="preserve">(table hiérarchique unique avec </w:t>
      </w:r>
      <w:r>
        <w:rPr>
          <w:rFonts w:ascii="Consolas" w:hAnsi="Consolas" w:eastAsia="Consolas" w:cs="Consolas"/>
        </w:rPr>
        <w:t xml:space="preserve">parent_id</w:t>
      </w:r>
      <w:r>
        <w:rPr>
          <w:rFonts w:ascii="Consolas" w:hAnsi="Consolas" w:eastAsia="Consolas" w:cs="Consolas"/>
        </w:rPr>
        <w:t xml:space="preserve"> et enfants multiples</w:t>
      </w:r>
      <w:r>
        <w:t xml:space="preserve">).</w:t>
      </w:r>
      <w:r/>
    </w:p>
    <w:p>
      <w:pPr>
        <w:pStyle w:val="935"/>
        <w:numPr>
          <w:ilvl w:val="0"/>
          <w:numId w:val="3"/>
        </w:numPr>
        <w:pBdr/>
        <w:spacing/>
        <w:ind/>
        <w:rPr/>
      </w:pPr>
      <w:r>
        <w:rPr>
          <w:rFonts w:ascii="Consolas" w:hAnsi="Consolas" w:eastAsia="Consolas" w:cs="Consolas"/>
          <w:b/>
          <w:bCs/>
        </w:rPr>
        <w:t xml:space="preserve">Programme</w:t>
      </w:r>
      <w:r>
        <w:t xml:space="preserve"> </w:t>
      </w:r>
      <w:r>
        <w:t xml:space="preserve">(Réf Budgétaire) </w:t>
      </w:r>
      <w:r>
        <w:t xml:space="preserve">porte les niveaux Programme</w:t>
      </w:r>
      <w:r>
        <w:t xml:space="preserve"> (peut être une dotation, équivalent de programme)</w:t>
      </w:r>
      <w:r>
        <w:t xml:space="preserve"> + Action + Activité (table hiérarchique unique ; le champ </w:t>
      </w:r>
      <w:r>
        <w:rPr>
          <w:rFonts w:ascii="Consolas" w:hAnsi="Consolas" w:eastAsia="Consolas" w:cs="Consolas"/>
        </w:rPr>
        <w:t xml:space="preserve">typeProgramme</w:t>
      </w:r>
      <w:r>
        <w:t xml:space="preserve"> distingue les sous-types NBE 2020).</w:t>
      </w:r>
      <w:r/>
    </w:p>
    <w:p>
      <w:pPr>
        <w:pStyle w:val="924"/>
        <w:numPr>
          <w:ilvl w:val="0"/>
          <w:numId w:val="2"/>
        </w:numPr>
        <w:pBdr/>
        <w:spacing/>
        <w:ind/>
        <w:rPr/>
      </w:pPr>
      <w:r>
        <w:t xml:space="preserve"> </w:t>
      </w:r>
      <w:bookmarkStart w:id="18" w:name="_Toc229084393"/>
      <w:r/>
      <w:bookmarkStart w:id="542859763" w:name="_Toc2072352065"/>
      <w:r>
        <w:t xml:space="preserve">Référentiels — catalogue et modèle de données</w:t>
      </w:r>
      <w:bookmarkEnd w:id="18"/>
      <w:r/>
      <w:bookmarkEnd w:id="542859763"/>
      <w:r/>
      <w:r/>
    </w:p>
    <w:p>
      <w:pPr>
        <w:pBdr/>
        <w:spacing w:after="120"/>
        <w:ind/>
        <w:rPr/>
      </w:pPr>
      <w:r>
        <w:t xml:space="preserve">Ce chapitre consolide</w:t>
      </w:r>
      <w:r>
        <w:t xml:space="preserve"> pour chaque référentiel l'ensemble des informations utiles : périmètre fonctionnel, environnement d'origine, structure visuelle si applicable, modèle de données détaillé, relations, contraintes et règles de gestion spécifiques. Le service expose au total </w:t>
      </w:r>
      <w:r>
        <w:rPr>
          <w:b/>
          <w:bCs/>
        </w:rPr>
        <w:t xml:space="preserve">21 tables de référentiel</w:t>
      </w:r>
      <w:r>
        <w:t xml:space="preserve"> héritées du modèle BPC, complétées par une table interne de versionnage de l'arbre organisationnel.</w:t>
      </w:r>
      <w:r/>
    </w:p>
    <w:p>
      <w:pPr>
        <w:pStyle w:val="925"/>
        <w:numPr>
          <w:ilvl w:val="1"/>
          <w:numId w:val="2"/>
        </w:numPr>
        <w:pBdr/>
        <w:spacing/>
        <w:ind/>
        <w:rPr/>
      </w:pPr>
      <w:r/>
      <w:bookmarkStart w:id="20" w:name="_Toc229084394"/>
      <w:r/>
      <w:bookmarkStart w:id="128294990" w:name="_Toc1849719148"/>
      <w:r>
        <w:t xml:space="preserve">Vue synthétique</w:t>
      </w:r>
      <w:bookmarkEnd w:id="20"/>
      <w:r/>
      <w:bookmarkEnd w:id="128294990"/>
      <w:r/>
      <w:r/>
    </w:p>
    <w:p>
      <w:pPr>
        <w:pBdr/>
        <w:spacing w:after="120"/>
        <w:ind/>
        <w:rPr/>
      </w:pPr>
      <w:r>
        <w:t xml:space="preserve">Le tableau ci-dessous récapitule les 21 tables avec leur environnement (P1 / P2), leur caractère hiérarchique, leur source amont et leur mode de gestion.</w:t>
      </w:r>
      <w:r/>
    </w:p>
    <w:tbl>
      <w:tblPr>
        <w:tblW w:w="96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Change w:id="8" w:author="Khady Bâ" w:date="2026-05-26T12:13:55Z" oouserid="kba">
          <w:tblPr>
            <w:tblW w:w="9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
        </w:tblPrChange>
      </w:tblPr>
      <w:tblGrid>
        <w:gridCol w:w="434"/>
        <w:gridCol w:w="1517"/>
        <w:gridCol w:w="603"/>
        <w:gridCol w:w="1260"/>
        <w:gridCol w:w="1034"/>
        <w:gridCol w:w="2711"/>
        <w:gridCol w:w="2069"/>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b/>
                <w:bCs/>
                <w:color w:val="ffffff"/>
                <w:sz w:val="18"/>
                <w:szCs w:val="18"/>
              </w:rPr>
              <w:t xml:space="preserv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b/>
                <w:bCs/>
                <w:color w:val="ffffff"/>
                <w:sz w:val="18"/>
                <w:szCs w:val="18"/>
              </w:rPr>
              <w:t xml:space="preserve">Table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b/>
                <w:bCs/>
                <w:color w:val="ffffff"/>
                <w:sz w:val="18"/>
                <w:szCs w:val="18"/>
              </w:rPr>
              <w:t xml:space="preserve">Env</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b/>
                <w:bCs/>
                <w:color w:val="ffffff"/>
                <w:sz w:val="18"/>
                <w:szCs w:val="18"/>
              </w:rPr>
              <w:t xml:space="preserve">Source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b/>
                <w:bCs/>
                <w:color w:val="ffffff"/>
                <w:sz w:val="18"/>
                <w:szCs w:val="18"/>
              </w:rPr>
              <w:t xml:space="preserve">Mode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b/>
                <w:bCs/>
                <w:color w:val="ffffff"/>
                <w:sz w:val="18"/>
                <w:szCs w:val="18"/>
              </w:rPr>
              <w:t xml:space="preserve">Description courte</w:t>
            </w:r>
            <w:r/>
          </w:p>
        </w:tc>
        <w:tc>
          <w:tcPr>
            <w:shd w:val="clear" w:color="auto" w:fill="2962ff"/>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b/>
                <w:bCs/>
                <w:color w:val="ffffff"/>
                <w:sz w:val="18"/>
                <w:szCs w:val="18"/>
              </w:rPr>
            </w:pPr>
            <w:r>
              <w:rPr>
                <w:b/>
                <w:bCs/>
                <w:color w:val="ffffff"/>
                <w:sz w:val="18"/>
                <w:szCs w:val="18"/>
              </w:rPr>
              <w:t xml:space="preserve">Observation</w:t>
            </w:r>
            <w:r>
              <w:rPr>
                <w:b/>
                <w:bCs/>
                <w:color w:val="ffffff"/>
                <w:sz w:val="18"/>
                <w:szCs w:val="18"/>
              </w:rPr>
            </w:r>
            <w:r>
              <w:rPr>
                <w:b/>
                <w:bCs/>
                <w:color w:val="ffffff"/>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Organisation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P2 + 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Échanges SAP (P2) / saisie (P1)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Lecture P2 / CRUD 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Ministère + RPROG + Service. id_externe distingue P2 / P1</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Échanges SAP</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Lecture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Programme + Action + Activité (NBE 2020)</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Compte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Échanges SAP</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Lecture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Plan comptable (5 familles)</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4</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Source_Finance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Échanges SAP</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Lecture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Sources de financement</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5</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Nature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 BPC</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Natures de dépenses pour cadrage macro</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6</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Localisation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 BPC</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Région + Département + Commune</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7</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Periode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 BPC</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Exercices budgétaires (alias Exercice)</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8</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Phase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 BPC</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Phases du cycle (CADRAGE, LFI, EXE, PROV…)</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9</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Categorie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 BPC</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Types de crédits (AE, CP, échéanciers)</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10</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Indicateur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Indicateurs de performance</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Indicateurs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Collection d'indicateurs (cf. PO-REF-10)</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Objectifs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Objectifs de performance</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rHeight w:val="498"/>
          <w:trPrChange w:id="9" w:author="Khady Bâ" w:date="2026-05-26T12:13:55Z" oouserid="kba">
            <w:trPr/>
          </w:trPrChange>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Livrable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Livrables des programmes</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ins w:id="10" w:author="Khady Bâ" w:date="2026-05-26T12:14:05Z" oouserid="kba"/>
                <w:sz w:val="18"/>
                <w:szCs w:val="18"/>
                <w:highlight w:val="none"/>
              </w:rPr>
            </w:pPr>
            <w:r>
              <w:rPr>
                <w:sz w:val="18"/>
                <w:szCs w:val="18"/>
              </w:rPr>
              <w:t xml:space="preserve"> Arbitrer l’interet de ce référentiel</w:t>
            </w:r>
            <w:ins w:id="11" w:author="Khady Bâ" w:date="2026-05-26T12:14:05Z" oouserid="kba">
              <w:r>
                <w:rPr>
                  <w:sz w:val="18"/>
                  <w:szCs w:val="18"/>
                  <w:highlight w:val="none"/>
                </w:rPr>
              </w:r>
            </w:ins>
            <w:ins w:id="12" w:author="Khady Bâ" w:date="2026-05-26T12:14:05Z" oouserid="kba">
              <w:r>
                <w:rPr>
                  <w:sz w:val="18"/>
                  <w:szCs w:val="18"/>
                  <w:highlight w:val="none"/>
                </w:rPr>
              </w:r>
            </w:ins>
          </w:p>
          <w:p>
            <w:pPr>
              <w:pBdr/>
              <w:spacing w:line="240" w:lineRule="auto"/>
              <w:ind/>
              <w:jc w:val="left"/>
              <w:rPr>
                <w:sz w:val="18"/>
                <w:szCs w:val="18"/>
              </w:rPr>
            </w:pPr>
            <w:ins w:id="13" w:author="Khady Bâ" w:date="2026-05-26T12:24:52Z" oouserid="kba">
              <w:r>
                <w:rPr>
                  <w:sz w:val="16"/>
                  <w:szCs w:val="16"/>
                  <w:highlight w:val="none"/>
                  <w:rPrChange w:id="14" w:author="Khady Bâ" w:date="2026-05-26T12:15:14Z" oouserid="kba">
                    <w:rPr>
                      <w:sz w:val="18"/>
                      <w:szCs w:val="18"/>
                      <w:highlight w:val="none"/>
                    </w:rPr>
                  </w:rPrChange>
                </w:rPr>
                <w:t xml:space="preserve">Voir Document de paramétrage du P1, paragraphe </w:t>
              </w:r>
            </w:ins>
            <w:ins w:id="15" w:author="Khady Bâ" w:date="2026-05-26T12:24:52Z" oouserid="kba">
              <w:r>
                <w:rPr>
                  <w:b/>
                  <w:bCs/>
                  <w:sz w:val="16"/>
                  <w:szCs w:val="16"/>
                  <w:highlight w:val="none"/>
                  <w:rPrChange w:id="16" w:author="Khady Bâ" w:date="2026-05-26T12:24:52Z" oouserid="kba">
                    <w:rPr>
                      <w:sz w:val="18"/>
                      <w:szCs w:val="18"/>
                      <w:highlight w:val="none"/>
                    </w:rPr>
                  </w:rPrChange>
                </w:rPr>
                <w:t xml:space="preserve">2.2.2.3 </w:t>
              </w:r>
            </w:ins>
            <w:ins w:id="17" w:author="Khady Bâ" w:date="2026-05-26T12:24:52Z" oouserid="kba">
              <w:r>
                <w:rPr>
                  <w:sz w:val="16"/>
                  <w:szCs w:val="16"/>
                  <w:highlight w:val="none"/>
                  <w:rPrChange w:id="18" w:author="Khady Bâ" w:date="2026-05-26T12:24:52Z" oouserid="kba">
                    <w:rPr>
                      <w:sz w:val="18"/>
                      <w:szCs w:val="18"/>
                      <w:highlight w:val="none"/>
                    </w:rPr>
                  </w:rPrChange>
                </w:rPr>
                <w:t xml:space="preserve">pour jusjer de sa pertinence dans le nouveau modèle</w:t>
              </w:r>
            </w:ins>
            <w:ins w:id="19" w:author="Khady Bâ" w:date="2026-05-26T12:15:14Z" oouserid="kba">
              <w:r>
                <w:rPr>
                  <w:sz w:val="18"/>
                  <w:szCs w:val="18"/>
                  <w:highlight w:val="none"/>
                </w:rPr>
                <w:t xml:space="preserve">.</w:t>
              </w:r>
            </w:ins>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14</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Genre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Classification supplémentaire des opérations</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ins w:id="20" w:author="Khady Bâ" w:date="2026-05-26T12:24:19Z" oouserid="kba"/>
                <w:sz w:val="18"/>
                <w:szCs w:val="18"/>
                <w:highlight w:val="none"/>
              </w:rPr>
            </w:pPr>
            <w:r>
              <w:rPr>
                <w:sz w:val="18"/>
                <w:szCs w:val="18"/>
              </w:rPr>
              <w:t xml:space="preserve">Arbitrer l’interet de ce référentiel</w:t>
            </w:r>
            <w:ins w:id="21" w:author="Khady Bâ" w:date="2026-05-26T12:24:19Z" oouserid="kba">
              <w:r>
                <w:rPr>
                  <w:sz w:val="18"/>
                  <w:szCs w:val="18"/>
                  <w:highlight w:val="none"/>
                </w:rPr>
              </w:r>
            </w:ins>
            <w:ins w:id="22" w:author="Khady Bâ" w:date="2026-05-26T12:24:19Z" oouserid="kba">
              <w:r>
                <w:rPr>
                  <w:sz w:val="18"/>
                  <w:szCs w:val="18"/>
                  <w:highlight w:val="none"/>
                </w:rPr>
              </w:r>
            </w:ins>
          </w:p>
          <w:p>
            <w:pPr>
              <w:pBdr/>
              <w:spacing w:line="240" w:lineRule="auto"/>
              <w:ind/>
              <w:jc w:val="left"/>
              <w:rPr>
                <w:sz w:val="18"/>
                <w:szCs w:val="18"/>
              </w:rPr>
            </w:pPr>
            <w:ins w:id="23" w:author="Khady Bâ" w:date="2026-05-26T12:24:19Z" oouserid="kba">
              <w:r>
                <w:rPr>
                  <w:sz w:val="18"/>
                  <w:szCs w:val="18"/>
                  <w:highlight w:val="none"/>
                </w:rPr>
              </w:r>
            </w:ins>
            <w:ins w:id="24" w:author="Khady Bâ" w:date="2026-05-26T12:24:59Z" oouserid="kba">
              <w:r>
                <w:rPr>
                  <w:sz w:val="16"/>
                  <w:szCs w:val="16"/>
                  <w:highlight w:val="none"/>
                </w:rPr>
                <w:t xml:space="preserve">oir Document de paramétrage du P1, paragraphe </w:t>
              </w:r>
            </w:ins>
            <w:ins w:id="25" w:author="Khady Bâ" w:date="2026-05-26T12:24:59Z" oouserid="kba">
              <w:r>
                <w:rPr>
                  <w:b/>
                  <w:bCs/>
                  <w:sz w:val="16"/>
                  <w:szCs w:val="16"/>
                  <w:highlight w:val="none"/>
                  <w:rPrChange w:id="26" w:author="Khady Bâ" w:date="2026-05-26T12:24:59Z" oouserid="kba">
                    <w:rPr>
                      <w:sz w:val="16"/>
                      <w:szCs w:val="16"/>
                      <w:highlight w:val="none"/>
                    </w:rPr>
                  </w:rPrChange>
                </w:rPr>
                <w:t xml:space="preserve">2.2.3.1</w:t>
              </w:r>
            </w:ins>
            <w:ins w:id="27" w:author="Khady Bâ" w:date="2026-05-26T12:24:59Z" oouserid="kba">
              <w:r>
                <w:rPr>
                  <w:sz w:val="16"/>
                  <w:szCs w:val="16"/>
                  <w:highlight w:val="none"/>
                </w:rPr>
                <w:t xml:space="preserve"> pour jusjer de sa pertinence dans le nouveau modèle</w:t>
              </w:r>
            </w:ins>
            <w:ins w:id="28" w:author="Khady Bâ" w:date="2026-05-26T12:24:22Z" oouserid="kba">
              <w:r>
                <w:rPr>
                  <w:sz w:val="18"/>
                  <w:szCs w:val="18"/>
                  <w:highlight w:val="none"/>
                </w:rPr>
                <w:t xml:space="preserve">.</w:t>
              </w:r>
            </w:ins>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15</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Currency</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Devises (XOF, EUR, USD…)</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ins w:id="29" w:author="Khady Bâ" w:date="2026-05-26T12:26:53Z" oouserid="kba"/>
                <w:sz w:val="18"/>
                <w:szCs w:val="18"/>
                <w:highlight w:val="none"/>
              </w:rPr>
            </w:pPr>
            <w:r>
              <w:rPr>
                <w:sz w:val="18"/>
                <w:szCs w:val="18"/>
              </w:rPr>
              <w:t xml:space="preserve">Arbitrer l’interet de ce référentiel</w:t>
            </w:r>
            <w:ins w:id="30" w:author="Khady Bâ" w:date="2026-05-26T12:26:53Z" oouserid="kba">
              <w:r>
                <w:rPr>
                  <w:sz w:val="18"/>
                  <w:szCs w:val="18"/>
                  <w:highlight w:val="none"/>
                </w:rPr>
              </w:r>
            </w:ins>
            <w:ins w:id="31" w:author="Khady Bâ" w:date="2026-05-26T12:26:53Z" oouserid="kba">
              <w:r>
                <w:rPr>
                  <w:sz w:val="18"/>
                  <w:szCs w:val="18"/>
                  <w:highlight w:val="none"/>
                </w:rPr>
              </w:r>
            </w:ins>
          </w:p>
          <w:p>
            <w:pPr>
              <w:pBdr/>
              <w:spacing w:line="240" w:lineRule="auto"/>
              <w:ind/>
              <w:jc w:val="left"/>
              <w:rPr>
                <w:sz w:val="18"/>
                <w:szCs w:val="18"/>
              </w:rPr>
            </w:pPr>
            <w:ins w:id="32" w:author="Khady Bâ" w:date="2026-05-26T12:26:53Z" oouserid="kba">
              <w:r>
                <w:rPr>
                  <w:sz w:val="18"/>
                  <w:szCs w:val="18"/>
                  <w:highlight w:val="none"/>
                </w:rPr>
              </w:r>
            </w:ins>
            <w:ins w:id="33" w:author="Khady Bâ" w:date="2026-05-26T12:27:10Z" oouserid="kba">
              <w:r>
                <w:rPr>
                  <w:sz w:val="16"/>
                  <w:szCs w:val="16"/>
                  <w:highlight w:val="none"/>
                </w:rPr>
                <w:t xml:space="preserve">oir Document de paramétrage du P1, paragraphe 2.2.5.2 pour jusjer de sa pertinence dans le nouveau modèle</w:t>
              </w:r>
            </w:ins>
            <w:ins w:id="34" w:author="Khady Bâ" w:date="2026-05-26T12:27:02Z" oouserid="kba">
              <w:r>
                <w:rPr>
                  <w:sz w:val="18"/>
                  <w:szCs w:val="18"/>
                  <w:highlight w:val="none"/>
                </w:rPr>
                <w:t xml:space="preserve">.</w:t>
              </w:r>
            </w:ins>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16</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Etat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États possibles dans le système</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ins w:id="35" w:author="Khady Bâ" w:date="2026-05-26T12:28:59Z" oouserid="kba"/>
                <w:sz w:val="18"/>
                <w:szCs w:val="18"/>
                <w:highlight w:val="none"/>
              </w:rPr>
            </w:pPr>
            <w:r>
              <w:rPr>
                <w:sz w:val="18"/>
                <w:szCs w:val="18"/>
              </w:rPr>
              <w:t xml:space="preserve">Arbitrer l’interet de ce référentiel</w:t>
            </w:r>
            <w:ins w:id="36" w:author="Khady Bâ" w:date="2026-05-26T12:28:59Z" oouserid="kba">
              <w:r>
                <w:rPr>
                  <w:sz w:val="18"/>
                  <w:szCs w:val="18"/>
                  <w:highlight w:val="none"/>
                </w:rPr>
              </w:r>
            </w:ins>
            <w:ins w:id="37" w:author="Khady Bâ" w:date="2026-05-26T12:28:59Z" oouserid="kba">
              <w:r>
                <w:rPr>
                  <w:sz w:val="18"/>
                  <w:szCs w:val="18"/>
                  <w:highlight w:val="none"/>
                </w:rPr>
              </w:r>
            </w:ins>
          </w:p>
          <w:p>
            <w:pPr>
              <w:pBdr/>
              <w:spacing w:line="240" w:lineRule="auto"/>
              <w:ind/>
              <w:jc w:val="left"/>
              <w:rPr>
                <w:sz w:val="18"/>
                <w:szCs w:val="18"/>
              </w:rPr>
            </w:pPr>
            <w:ins w:id="38" w:author="Khady Bâ" w:date="2026-05-26T12:28:59Z" oouserid="kba">
              <w:r>
                <w:rPr>
                  <w:sz w:val="18"/>
                  <w:szCs w:val="18"/>
                  <w:highlight w:val="none"/>
                </w:rPr>
              </w:r>
            </w:ins>
            <w:ins w:id="39" w:author="Khady Bâ" w:date="2026-05-26T12:29:14Z" oouserid="kba">
              <w:r>
                <w:rPr>
                  <w:sz w:val="16"/>
                  <w:szCs w:val="16"/>
                  <w:highlight w:val="none"/>
                </w:rPr>
                <w:t xml:space="preserve">oir Document de paramétrage du P1, paragraphe</w:t>
              </w:r>
            </w:ins>
            <w:ins w:id="40" w:author="Khady Bâ" w:date="2026-05-26T12:29:14Z" oouserid="kba">
              <w:r>
                <w:rPr>
                  <w:b/>
                  <w:bCs/>
                  <w:sz w:val="16"/>
                  <w:szCs w:val="16"/>
                  <w:highlight w:val="none"/>
                  <w:rPrChange w:id="41" w:author="Khady Bâ" w:date="2026-05-26T12:29:14Z" oouserid="kba">
                    <w:rPr>
                      <w:sz w:val="16"/>
                      <w:szCs w:val="16"/>
                      <w:highlight w:val="none"/>
                    </w:rPr>
                  </w:rPrChange>
                </w:rPr>
                <w:t xml:space="preserve"> 2.2.5.3</w:t>
              </w:r>
            </w:ins>
            <w:ins w:id="42" w:author="Khady Bâ" w:date="2026-05-26T12:29:14Z" oouserid="kba">
              <w:r>
                <w:rPr>
                  <w:sz w:val="16"/>
                  <w:szCs w:val="16"/>
                  <w:highlight w:val="none"/>
                </w:rPr>
                <w:t xml:space="preserve"> pour jusjer de sa pertinence dans le nouveau modèle</w:t>
              </w:r>
            </w:ins>
            <w:ins w:id="43" w:author="Khady Bâ" w:date="2026-05-26T12:28:59Z" oouserid="kba">
              <w:r>
                <w:rPr>
                  <w:sz w:val="18"/>
                  <w:szCs w:val="18"/>
                  <w:highlight w:val="none"/>
                </w:rPr>
                <w:t xml:space="preserve">.</w:t>
              </w:r>
            </w:ins>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17</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Frequence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Fréquences de reporting</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ins w:id="44" w:author="Khady Bâ" w:date="2026-05-26T12:29:19Z" oouserid="kba"/>
                <w:sz w:val="18"/>
                <w:szCs w:val="18"/>
                <w:highlight w:val="none"/>
              </w:rPr>
            </w:pPr>
            <w:r>
              <w:rPr>
                <w:sz w:val="18"/>
                <w:szCs w:val="18"/>
              </w:rPr>
              <w:t xml:space="preserve">Arbitrer l’interet de ce référentiel</w:t>
            </w:r>
            <w:ins w:id="45" w:author="Khady Bâ" w:date="2026-05-26T12:29:19Z" oouserid="kba">
              <w:r>
                <w:rPr>
                  <w:sz w:val="18"/>
                  <w:szCs w:val="18"/>
                  <w:highlight w:val="none"/>
                </w:rPr>
              </w:r>
            </w:ins>
            <w:ins w:id="46" w:author="Khady Bâ" w:date="2026-05-26T12:29:19Z" oouserid="kba">
              <w:r>
                <w:rPr>
                  <w:sz w:val="18"/>
                  <w:szCs w:val="18"/>
                  <w:highlight w:val="none"/>
                </w:rPr>
              </w:r>
            </w:ins>
          </w:p>
          <w:p>
            <w:pPr>
              <w:pBdr/>
              <w:spacing w:line="240" w:lineRule="auto"/>
              <w:ind/>
              <w:jc w:val="left"/>
              <w:rPr>
                <w:sz w:val="18"/>
                <w:szCs w:val="18"/>
              </w:rPr>
            </w:pPr>
            <w:ins w:id="47" w:author="Khady Bâ" w:date="2026-05-26T12:29:19Z" oouserid="kba">
              <w:r>
                <w:rPr>
                  <w:sz w:val="18"/>
                  <w:szCs w:val="18"/>
                  <w:highlight w:val="none"/>
                </w:rPr>
              </w:r>
            </w:ins>
            <w:ins w:id="48" w:author="Khady Bâ" w:date="2026-05-26T12:30:03Z" oouserid="kba">
              <w:r>
                <w:rPr>
                  <w:sz w:val="16"/>
                  <w:szCs w:val="16"/>
                  <w:highlight w:val="none"/>
                </w:rPr>
                <w:t xml:space="preserve">oir Document de paramétrage du P1, paragraphe 2.2.2.2 pour jusjer de sa pertinence dans le nouveau modèle</w:t>
              </w:r>
            </w:ins>
            <w:ins w:id="49" w:author="Khady Bâ" w:date="2026-05-26T12:29:20Z" oouserid="kba">
              <w:r>
                <w:rPr>
                  <w:sz w:val="18"/>
                  <w:szCs w:val="18"/>
                  <w:highlight w:val="none"/>
                </w:rPr>
                <w:t xml:space="preserve">.</w:t>
              </w:r>
            </w:ins>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18</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Version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Versions des documents budgétaires</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34" w:type="dxa"/>
            <w:textDirection w:val="lrTb"/>
            <w:noWrap w:val="false"/>
          </w:tcPr>
          <w:p>
            <w:pPr>
              <w:pBdr/>
              <w:spacing w:line="240" w:lineRule="auto"/>
              <w:ind/>
              <w:jc w:val="left"/>
              <w:rPr/>
            </w:pPr>
            <w:r>
              <w:rPr>
                <w:sz w:val="18"/>
                <w:szCs w:val="18"/>
              </w:rPr>
              <w:t xml:space="preserve">19</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17" w:type="dxa"/>
            <w:textDirection w:val="lrTb"/>
            <w:noWrap w:val="false"/>
          </w:tcPr>
          <w:p>
            <w:pPr>
              <w:pBdr/>
              <w:spacing w:line="240" w:lineRule="auto"/>
              <w:ind/>
              <w:jc w:val="left"/>
              <w:rPr/>
            </w:pPr>
            <w:r>
              <w:rPr>
                <w:sz w:val="18"/>
                <w:szCs w:val="18"/>
              </w:rPr>
              <w:t xml:space="preserve">Complement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603" w:type="dxa"/>
            <w:textDirection w:val="lrTb"/>
            <w:noWrap w:val="false"/>
          </w:tcPr>
          <w:p>
            <w:pPr>
              <w:pBdr/>
              <w:spacing w:line="240" w:lineRule="auto"/>
              <w:ind/>
              <w:jc w:val="left"/>
              <w:rPr/>
            </w:pPr>
            <w:r>
              <w:rPr>
                <w:sz w:val="18"/>
                <w:szCs w:val="18"/>
              </w:rPr>
              <w:t xml:space="preserve">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60" w:type="dxa"/>
            <w:textDirection w:val="lrTb"/>
            <w:noWrap w:val="false"/>
          </w:tcPr>
          <w:p>
            <w:pPr>
              <w:pBdr/>
              <w:spacing w:line="240" w:lineRule="auto"/>
              <w:ind/>
              <w:jc w:val="left"/>
              <w:rPr/>
            </w:pPr>
            <w:r>
              <w:rPr>
                <w:sz w:val="18"/>
                <w:szCs w:val="18"/>
              </w:rPr>
              <w:t xml:space="preserve">Saisie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034" w:type="dxa"/>
            <w:textDirection w:val="lrTb"/>
            <w:noWrap w:val="false"/>
          </w:tcPr>
          <w:p>
            <w:pPr>
              <w:pBdr/>
              <w:spacing w:line="240" w:lineRule="auto"/>
              <w:ind/>
              <w:jc w:val="left"/>
              <w:rPr/>
            </w:pPr>
            <w:r>
              <w:rPr>
                <w:sz w:val="18"/>
                <w:szCs w:val="18"/>
              </w:rPr>
              <w:t xml:space="preserve">CRUD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11" w:type="dxa"/>
            <w:textDirection w:val="lrTb"/>
            <w:noWrap w:val="false"/>
          </w:tcPr>
          <w:p>
            <w:pPr>
              <w:pBdr/>
              <w:spacing w:line="240" w:lineRule="auto"/>
              <w:ind/>
              <w:jc w:val="left"/>
              <w:rPr/>
            </w:pPr>
            <w:r>
              <w:rPr>
                <w:sz w:val="18"/>
                <w:szCs w:val="18"/>
              </w:rPr>
              <w:t xml:space="preserve">Compléments d'information</w:t>
            </w:r>
            <w:r/>
          </w:p>
        </w:tc>
        <w:tc>
          <w:tcPr>
            <w:tcBorders>
              <w:top w:val="single" w:color="cccccc" w:sz="4" w:space="0"/>
              <w:left w:val="single" w:color="cccccc" w:sz="4" w:space="0"/>
              <w:bottom w:val="single" w:color="cccccc" w:sz="4" w:space="0"/>
              <w:right w:val="single" w:color="cccccc" w:sz="4" w:space="0"/>
            </w:tcBorders>
            <w:tcW w:w="206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bl>
    <w:p>
      <w:pPr>
        <w:pStyle w:val="925"/>
        <w:numPr>
          <w:ilvl w:val="1"/>
          <w:numId w:val="2"/>
        </w:numPr>
        <w:pBdr/>
        <w:spacing/>
        <w:ind/>
        <w:rPr/>
      </w:pPr>
      <w:r/>
      <w:bookmarkStart w:id="22" w:name="_Toc229084395"/>
      <w:r/>
      <w:bookmarkStart w:id="108462637" w:name="_Toc2007008316"/>
      <w:r>
        <w:t xml:space="preserve">Socle commun</w:t>
      </w:r>
      <w:bookmarkEnd w:id="22"/>
      <w:r/>
      <w:bookmarkEnd w:id="108462637"/>
      <w:r/>
      <w:r/>
    </w:p>
    <w:p>
      <w:pPr>
        <w:pBdr/>
        <w:spacing w:after="120"/>
        <w:ind/>
        <w:rPr/>
      </w:pPr>
      <w:r>
        <w:t xml:space="preserve">Toutes les tables de référentiel partagent un socle de colonnes assurant unicité, cycle de vie et traçabilité. Les fiches détaillées qui suivent ne reprennent pas systématiquement ces colonnes mais précisent les attributs spécifiques à chaque entité.</w:t>
      </w:r>
      <w:r/>
    </w:p>
    <w:p>
      <w:pPr>
        <w:pBdr/>
        <w:spacing w:after="120"/>
        <w:ind/>
        <w:rPr/>
      </w:pPr>
      <w:r>
        <w:t xml:space="preserve">R</w:t>
      </w:r>
      <w:r>
        <w:t xml:space="preserve">emarques</w:t>
      </w:r>
      <w:r>
        <w:t xml:space="preserve"> : </w:t>
      </w:r>
      <w:r/>
    </w:p>
    <w:p>
      <w:pPr>
        <w:pStyle w:val="935"/>
        <w:numPr>
          <w:ilvl w:val="0"/>
          <w:numId w:val="6"/>
        </w:numPr>
        <w:pBdr/>
        <w:spacing w:after="120"/>
        <w:ind/>
        <w:rPr/>
      </w:pPr>
      <w:r>
        <w:t xml:space="preserve">I</w:t>
      </w:r>
      <w:r>
        <w:t xml:space="preserve">l faut avoir la notion de createur / modificateur pour tous les refs</w:t>
      </w:r>
      <w:r>
        <w:t xml:space="preserve"> </w:t>
      </w:r>
      <w:r/>
    </w:p>
    <w:p>
      <w:pPr>
        <w:pStyle w:val="935"/>
        <w:numPr>
          <w:ilvl w:val="0"/>
          <w:numId w:val="6"/>
        </w:numPr>
        <w:pBdr/>
        <w:spacing w:after="120"/>
        <w:ind/>
        <w:rPr/>
      </w:pPr>
      <w:r>
        <w:t xml:space="preserve">Executant / reviewer </w:t>
      </w:r>
      <w:r>
        <w:t xml:space="preserve">présent dans les référentiels</w:t>
      </w:r>
      <w:r>
        <w:t xml:space="preserve"> voir si garder ou pas en fonction de la gestion de rôles</w:t>
      </w:r>
      <w:r/>
    </w:p>
    <w:p>
      <w:pPr>
        <w:pStyle w:val="935"/>
        <w:numPr>
          <w:ilvl w:val="0"/>
          <w:numId w:val="6"/>
        </w:numPr>
        <w:pBdr/>
        <w:spacing w:after="120"/>
        <w:ind/>
        <w:rPr/>
      </w:pPr>
      <w:r>
        <w:t xml:space="preserve">Rajouter un champs libellé qui serait l’élément afficher aux utilisateurs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Change w:id="50" w:author="Cheikh  LO" w:date="2026-06-12T08:32:44Z" oouserid="cheikh.lo@ouidou.fr">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
        </w:tblPrChange>
      </w:tblPr>
      <w:tblGrid>
        <w:gridCol w:w="2120"/>
        <w:gridCol w:w="1927"/>
        <w:gridCol w:w="5591"/>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Identifiant technique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Clé primaire interne.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code_*</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Code métier unique, immuable après création (REF-03).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description ou libelle_*</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Libellé complet et descriptif.</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Date à partir de laquelle l'entité est active.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 (nullable)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Date jusqu'à laquelle l'entité est valide.</w:t>
            </w:r>
            <w:r/>
          </w:p>
        </w:tc>
      </w:tr>
      <w:tr>
        <w:trPr>
          <w:trHeight w:val="0"/>
          <w:trPrChange w:id="51" w:author="Cheikh  LO" w:date="2026-06-12T08:32:44Z" oouserid="cheikh.lo@ouidou.fr">
            <w:trPr/>
          </w:trPrChange>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actif, inactif, clôturé, obsolète.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parent_*_id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Référence vers l'entité parente (si table hiérarchique).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id_externe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 (nullable)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591" w:type="dxa"/>
            <w:textDirection w:val="lrTb"/>
            <w:noWrap w:val="false"/>
          </w:tcPr>
          <w:p>
            <w:pPr>
              <w:pBdr/>
              <w:spacing w:line="240" w:lineRule="auto"/>
              <w:ind/>
              <w:jc w:val="left"/>
              <w:rPr/>
            </w:pPr>
            <w:r>
              <w:rPr>
                <w:sz w:val="18"/>
                <w:szCs w:val="18"/>
              </w:rPr>
              <w:t xml:space="preserve">Identifiant amont pour synchronisation (zone d'échanges SAP ou autre application externe).</w:t>
            </w:r>
            <w:r/>
          </w:p>
        </w:tc>
      </w:tr>
    </w:tbl>
    <w:p>
      <w:pPr>
        <w:pStyle w:val="925"/>
        <w:numPr>
          <w:ilvl w:val="1"/>
          <w:numId w:val="2"/>
        </w:numPr>
        <w:pBdr/>
        <w:spacing/>
        <w:ind/>
        <w:rPr/>
      </w:pPr>
      <w:r/>
      <w:bookmarkStart w:id="24" w:name="_Toc229084396"/>
      <w:r/>
      <w:bookmarkStart w:id="1755053801" w:name="_Toc577291235"/>
      <w:r>
        <w:t xml:space="preserve">Détail par référentiel</w:t>
      </w:r>
      <w:bookmarkEnd w:id="24"/>
      <w:r/>
      <w:bookmarkEnd w:id="1755053801"/>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trPr/>
        <w:tc>
          <w:tcPr>
            <w:shd w:val="clear" w:color="auto" w:fill="f2f2f2"/>
            <w:tcBorders>
              <w:top w:val="single" w:color="cccccc" w:sz="4" w:space="0"/>
              <w:left w:val="single" w:color="2962ff" w:sz="12" w:space="0"/>
              <w:bottom w:val="single" w:color="cccccc" w:sz="4" w:space="0"/>
              <w:right w:val="none" w:color="ffffff" w:sz="0" w:space="0"/>
            </w:tcBorders>
            <w:tcMar>
              <w:left w:w="200" w:type="dxa"/>
              <w:top w:w="140" w:type="dxa"/>
              <w:right w:w="200" w:type="dxa"/>
              <w:bottom w:w="140" w:type="dxa"/>
            </w:tcMar>
            <w:tcW w:w="9638" w:type="dxa"/>
            <w:textDirection w:val="lrTb"/>
            <w:noWrap w:val="false"/>
          </w:tcPr>
          <w:p>
            <w:pPr>
              <w:pBdr/>
              <w:spacing w:after="80"/>
              <w:ind/>
              <w:rPr/>
            </w:pPr>
            <w:r>
              <w:rPr>
                <w:i/>
                <w:iCs/>
              </w:rPr>
              <w:t xml:space="preserve">Chaque fiche présente : rôle métier, structure visuelle (le cas échéant), colonnes spécifiques, relations vers les autres tables, contraintes métier et règles de gestion. Toutes les entités héritent du socle commun ci-dessus.</w:t>
            </w:r>
            <w:r/>
          </w:p>
        </w:tc>
      </w:tr>
    </w:tbl>
    <w:p>
      <w:pPr>
        <w:pStyle w:val="926"/>
        <w:numPr>
          <w:ilvl w:val="2"/>
          <w:numId w:val="2"/>
        </w:numPr>
        <w:pBdr/>
        <w:spacing/>
        <w:ind/>
        <w:rPr/>
      </w:pPr>
      <w:r/>
      <w:bookmarkStart w:id="26" w:name="_Toc229084397"/>
      <w:r/>
      <w:bookmarkStart w:id="115933884" w:name="_Toc286972843"/>
      <w:r>
        <w:t xml:space="preserve">Organisation (P1 + P2)</w:t>
      </w:r>
      <w:bookmarkEnd w:id="26"/>
      <w:r/>
      <w:bookmarkEnd w:id="115933884"/>
      <w:r/>
      <w:r/>
    </w:p>
    <w:p>
      <w:pPr>
        <w:pBdr/>
        <w:spacing w:after="120"/>
        <w:ind/>
        <w:rPr/>
      </w:pPr>
      <w:r>
        <w:rPr>
          <w:b/>
          <w:bCs/>
        </w:rPr>
        <w:t xml:space="preserve">Rôle métier : </w:t>
      </w:r>
      <w:r>
        <w:t xml:space="preserve">structure organisationnelle de l'État (ministères, institutions, sections, entités responsables, chapitres). Identifie qui est responsable de quels programmes et dotations budgétaires.</w:t>
      </w:r>
      <w:r/>
    </w:p>
    <w:p>
      <w:pPr>
        <w:pBdr/>
        <w:spacing w:after="160" w:before="80"/>
        <w:ind/>
        <w:jc w:val="left"/>
        <w:rPr>
          <w:rFonts w:ascii="Courier New" w:hAnsi="Courier New" w:eastAsia="Courier New" w:cs="Courier New"/>
          <w:sz w:val="18"/>
          <w:szCs w:val="18"/>
        </w:rPr>
      </w:pPr>
      <w:r>
        <w:rPr>
          <w:rFonts w:ascii="Courier New" w:hAnsi="Courier New" w:eastAsia="Courier New" w:cs="Courier New"/>
          <w:sz w:val="18"/>
          <w:szCs w:val="18"/>
        </w:rPr>
        <w:t xml:space="preserve">État du Sénégal  (ETAT)</w:t>
      </w:r>
      <w:r>
        <w:br/>
      </w:r>
      <w:r>
        <w:rPr>
          <w:rFonts w:ascii="Courier New" w:hAnsi="Courier New" w:eastAsia="Courier New" w:cs="Courier New"/>
          <w:sz w:val="18"/>
          <w:szCs w:val="18"/>
        </w:rPr>
        <w:t xml:space="preserve">  └─ Ministère  (XX, ex. "07")</w:t>
      </w:r>
      <w:r>
        <w:br/>
      </w:r>
      <w:r>
        <w:rPr>
          <w:rFonts w:ascii="Courier New" w:hAnsi="Courier New" w:eastAsia="Courier New" w:cs="Courier New"/>
          <w:sz w:val="18"/>
          <w:szCs w:val="18"/>
        </w:rPr>
        <w:t xml:space="preserve">       └─ Programme / PROG  (RP_XXXX)</w:t>
      </w:r>
      <w:r>
        <w:br/>
      </w:r>
      <w:r>
        <w:rPr>
          <w:rFonts w:ascii="Courier New" w:hAnsi="Courier New" w:eastAsia="Courier New" w:cs="Courier New"/>
          <w:sz w:val="18"/>
          <w:szCs w:val="18"/>
        </w:rPr>
        <w:t xml:space="preserve">            └─ Service  (XXXXXXXXXXX, 11 digits)</w:t>
      </w:r>
      <w:r>
        <w:rPr>
          <w:rFonts w:ascii="Courier New" w:hAnsi="Courier New" w:eastAsia="Courier New" w:cs="Courier New"/>
          <w:sz w:val="18"/>
          <w:szCs w:val="18"/>
        </w:rPr>
      </w:r>
      <w:r>
        <w:rPr>
          <w:rFonts w:ascii="Courier New" w:hAnsi="Courier New" w:eastAsia="Courier New" w:cs="Courier New"/>
          <w:sz w:val="18"/>
          <w:szCs w:val="18"/>
        </w:rPr>
      </w:r>
    </w:p>
    <w:p>
      <w:pPr>
        <w:pBdr/>
        <w:spacing w:after="160" w:before="80"/>
        <w:ind/>
        <w:jc w:val="left"/>
        <w:rPr/>
      </w:pPr>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id_entite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code_entite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 de l'organisation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MIN001, SEC002</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libelle_entite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Nom complet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Ministère de l'Économie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type_entite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Type d'organisation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Section, Entité responsable, Chapitre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classe_fonctionnelle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Classe fonctionnelle de rattachement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 Pour chaque service, pour les regrouper.</w:t>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parent_entite_id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id_entite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Organisation parente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date_creation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création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2020-01-15</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2025-12-31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 clôturé</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autre_administration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Information sur autre administration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w:t>
            </w:r>
            <w:r>
              <w:rPr>
                <w:sz w:val="18"/>
                <w:szCs w:val="18"/>
              </w:rPr>
              <w:t xml:space="preserve"> identifier les orga qui n’ont pas de code chapitre</w:t>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type_autre_admin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Type d'autre administration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rPr>
                <w:sz w:val="18"/>
                <w:szCs w:val="18"/>
              </w:rPr>
              <w:t xml:space="preserve"> le metier reviendra </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obsolete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Booléen</w:t>
            </w:r>
            <w:r>
              <w:rPr>
                <w:sz w:val="18"/>
                <w:szCs w:val="18"/>
              </w:rPr>
              <w:t xml:space="preserve"> / date </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Indicateur d'obsolescence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 Remplacer par le statut </w:t>
            </w:r>
            <w:r>
              <w:rPr>
                <w:sz w:val="18"/>
                <w:szCs w:val="18"/>
              </w:rPr>
              <w:t xml:space="preserve">+ date à garder</w:t>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perimetre_financier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Périmètre financier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Budget Général, CST, Budget Annexe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id_externe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externe de synchronisation. null = origine P1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EXT123, null</w:t>
            </w:r>
            <w:r/>
          </w:p>
        </w:tc>
      </w:tr>
    </w:tbl>
    <w:p>
      <w:pPr>
        <w:pBdr/>
        <w:spacing w:after="120"/>
        <w:ind/>
        <w:rPr/>
      </w:pPr>
      <w:r>
        <w:rPr>
          <w:b/>
          <w:bCs/>
        </w:rPr>
        <w:t xml:space="preserve">Relations :</w:t>
      </w:r>
      <w:r/>
    </w:p>
    <w:p>
      <w:pPr>
        <w:pStyle w:val="935"/>
        <w:numPr>
          <w:ilvl w:val="0"/>
          <w:numId w:val="3"/>
        </w:numPr>
        <w:pBdr/>
        <w:spacing/>
        <w:ind/>
        <w:rPr/>
      </w:pPr>
      <w:r>
        <w:t xml:space="preserve">Auto-référence hiérarchique : parent_entite_id → id_entite.</w:t>
      </w:r>
      <w:r/>
    </w:p>
    <w:p>
      <w:pPr>
        <w:pStyle w:val="935"/>
        <w:numPr>
          <w:ilvl w:val="0"/>
          <w:numId w:val="3"/>
        </w:numPr>
        <w:pBdr/>
        <w:spacing/>
        <w:ind/>
        <w:rPr/>
      </w:pPr>
      <w:r>
        <w:t xml:space="preserve">Référencée par Programme.ministere_entite_id.</w:t>
      </w:r>
      <w:r/>
    </w:p>
    <w:p>
      <w:pPr>
        <w:pStyle w:val="935"/>
        <w:numPr>
          <w:ilvl w:val="0"/>
          <w:numId w:val="3"/>
        </w:numPr>
        <w:pBdr/>
        <w:spacing/>
        <w:ind/>
        <w:rPr/>
      </w:pPr>
      <w:r>
        <w:t xml:space="preserve">Référencée par Indicateur_Actor.actor_code et Phase_Actor.actor_code (via code_entite).</w:t>
      </w:r>
      <w:r/>
    </w:p>
    <w:p>
      <w:pPr>
        <w:pBdr/>
        <w:spacing w:after="120"/>
        <w:ind/>
        <w:rPr/>
      </w:pPr>
      <w:r>
        <w:rPr>
          <w:b/>
          <w:bCs/>
        </w:rPr>
        <w:t xml:space="preserve">Contraintes métier :</w:t>
      </w:r>
      <w:r/>
    </w:p>
    <w:p>
      <w:pPr>
        <w:pStyle w:val="935"/>
        <w:numPr>
          <w:ilvl w:val="0"/>
          <w:numId w:val="3"/>
        </w:numPr>
        <w:pBdr/>
        <w:spacing/>
        <w:ind/>
        <w:rPr/>
      </w:pPr>
      <w:r>
        <w:t xml:space="preserve">1. code_entite unique dans la table.</w:t>
      </w:r>
      <w:r/>
    </w:p>
    <w:p>
      <w:pPr>
        <w:pStyle w:val="935"/>
        <w:numPr>
          <w:ilvl w:val="0"/>
          <w:numId w:val="3"/>
        </w:numPr>
        <w:pBdr/>
        <w:spacing/>
        <w:ind/>
        <w:rPr/>
      </w:pPr>
      <w:r>
        <w:t xml:space="preserve">2. Pas de cycle hiérarchique (parent_entite_id).</w:t>
      </w:r>
      <w:r/>
    </w:p>
    <w:p>
      <w:pPr>
        <w:pStyle w:val="935"/>
        <w:numPr>
          <w:ilvl w:val="0"/>
          <w:numId w:val="3"/>
        </w:numPr>
        <w:pBdr/>
        <w:spacing/>
        <w:ind/>
        <w:rPr/>
      </w:pPr>
      <w:r>
        <w:t xml:space="preserve">3. date_fin &gt; date_debut si renseignée.</w:t>
      </w:r>
      <w:r/>
    </w:p>
    <w:p>
      <w:pPr>
        <w:pStyle w:val="935"/>
        <w:numPr>
          <w:ilvl w:val="0"/>
          <w:numId w:val="3"/>
        </w:numPr>
        <w:pBdr/>
        <w:spacing/>
        <w:ind/>
        <w:rPr/>
      </w:pPr>
      <w:r>
        <w:t xml:space="preserve">4. Statuts autorisés : actif, inactif, clôturé.</w:t>
      </w:r>
      <w:r/>
    </w:p>
    <w:p>
      <w:pPr>
        <w:pStyle w:val="935"/>
        <w:numPr>
          <w:ilvl w:val="0"/>
          <w:numId w:val="3"/>
        </w:numPr>
        <w:pBdr/>
        <w:spacing/>
        <w:ind/>
        <w:rPr/>
      </w:pPr>
      <w:r>
        <w:t xml:space="preserve">5. Le membre « 00 — Etat Bis » est exclu (cf. chapitre 12.3).</w:t>
      </w:r>
      <w:r>
        <w:t xml:space="preserve"> Ne pas reprendre tous les BIS car héritage de BPC</w:t>
      </w:r>
      <w:r/>
    </w:p>
    <w:p>
      <w:pPr>
        <w:pStyle w:val="935"/>
        <w:numPr>
          <w:ilvl w:val="0"/>
          <w:numId w:val="3"/>
        </w:numPr>
        <w:pBdr/>
        <w:spacing/>
        <w:ind/>
        <w:rPr/>
      </w:pPr>
      <w:r>
        <w:t xml:space="preserve">Un service ne peut être rattaché qu’à un seul programme</w:t>
      </w:r>
      <w:r/>
    </w:p>
    <w:p>
      <w:pPr>
        <w:pBdr/>
        <w:spacing w:after="120"/>
        <w:ind/>
        <w:rPr/>
      </w:pPr>
      <w:r>
        <w:rPr>
          <w:b/>
          <w:bCs/>
        </w:rPr>
        <w:t xml:space="preserve">Règles de gestion spécifiques :</w:t>
      </w:r>
      <w:r/>
    </w:p>
    <w:p>
      <w:pPr>
        <w:pStyle w:val="935"/>
        <w:numPr>
          <w:ilvl w:val="0"/>
          <w:numId w:val="3"/>
        </w:numPr>
        <w:pBdr/>
        <w:spacing/>
        <w:ind/>
        <w:rPr/>
      </w:pPr>
      <w:r>
        <w:t xml:space="preserve">Organisations P2 : créées / modifiées dans l'environnement P2 du SIGIF (Centre financier), récupérées via la zone d'échanges (cf. chapitre 9.3).</w:t>
      </w:r>
      <w:r>
        <w:t xml:space="preserve"> + prévoir import manuel</w:t>
      </w:r>
      <w:r/>
    </w:p>
    <w:p>
      <w:pPr>
        <w:pStyle w:val="935"/>
        <w:numPr>
          <w:ilvl w:val="0"/>
          <w:numId w:val="3"/>
        </w:numPr>
        <w:pBdr/>
        <w:spacing/>
        <w:ind/>
        <w:rPr/>
      </w:pPr>
      <w:r>
        <w:t xml:space="preserve">Organisations P1 (équipes de saisie locales) : créées et administrées localement.</w:t>
      </w:r>
      <w:r>
        <w:t xml:space="preserve"> (le métier doit revenir : des elements sont-ils propre à P1 ?), de plus il faut garder une modif local au moins pour le lancement, prévoir une synchro pour éviter les doublons</w:t>
      </w:r>
      <w:r/>
    </w:p>
    <w:p>
      <w:pPr>
        <w:pStyle w:val="935"/>
        <w:numPr>
          <w:ilvl w:val="0"/>
          <w:numId w:val="3"/>
        </w:numPr>
        <w:pBdr/>
        <w:spacing/>
        <w:ind/>
        <w:rPr/>
      </w:pPr>
      <w:r>
        <w:t xml:space="preserve">Marqueur P1 / P2 : id_externe = null implique P1, id_externe ≠ null implique P2.</w:t>
      </w:r>
      <w:r/>
    </w:p>
    <w:p>
      <w:pPr>
        <w:pStyle w:val="926"/>
        <w:numPr>
          <w:ilvl w:val="2"/>
          <w:numId w:val="2"/>
        </w:numPr>
        <w:pBdr/>
        <w:spacing/>
        <w:ind/>
        <w:rPr/>
      </w:pPr>
      <w:r/>
      <w:bookmarkStart w:id="28" w:name="_Toc229084398"/>
      <w:r/>
      <w:bookmarkStart w:id="2090476895" w:name="_Toc349504958"/>
      <w:r>
        <w:t xml:space="preserve">Programme (P2)</w:t>
      </w:r>
      <w:bookmarkEnd w:id="28"/>
      <w:r/>
      <w:bookmarkEnd w:id="2090476895"/>
      <w:r/>
      <w:r/>
    </w:p>
    <w:p>
      <w:pPr>
        <w:pBdr/>
        <w:spacing w:after="120"/>
        <w:ind/>
        <w:rPr/>
      </w:pPr>
      <w:r>
        <w:rPr>
          <w:b/>
          <w:bCs/>
        </w:rPr>
        <w:t xml:space="preserve">Rôle métier : </w:t>
      </w:r>
      <w:r>
        <w:t xml:space="preserve">programmes budgétaires selon la classification par programme et dotation (NBE 2020). Un programme est rattaché à un ministère et peut être décomposé en Actions (6 caractères) puis en Activités (8 caractères).</w:t>
      </w:r>
      <w:r/>
    </w:p>
    <w:p>
      <w:pPr>
        <w:pBdr/>
        <w:spacing w:after="160" w:before="80"/>
        <w:ind/>
        <w:jc w:val="left"/>
        <w:rPr/>
      </w:pPr>
      <w:r>
        <w:rPr>
          <w:rFonts w:ascii="Courier New" w:hAnsi="Courier New" w:eastAsia="Courier New" w:cs="Courier New"/>
          <w:sz w:val="18"/>
          <w:szCs w:val="18"/>
        </w:rPr>
        <w:t xml:space="preserve">Tous les programmes  (P_0)</w:t>
      </w:r>
      <w:r>
        <w:br/>
      </w:r>
      <w:r>
        <w:rPr>
          <w:rFonts w:ascii="Courier New" w:hAnsi="Courier New" w:eastAsia="Courier New" w:cs="Courier New"/>
          <w:sz w:val="18"/>
          <w:szCs w:val="18"/>
        </w:rPr>
        <w:t xml:space="preserve">  ├─ Programmes  (P_</w:t>
      </w:r>
      <w:r>
        <w:rPr>
          <w:rFonts w:ascii="Courier New" w:hAnsi="Courier New" w:eastAsia="Courier New" w:cs="Courier New"/>
          <w:sz w:val="18"/>
          <w:szCs w:val="18"/>
        </w:rPr>
        <w:t xml:space="preserve">X</w:t>
      </w:r>
      <w:r>
        <w:rPr>
          <w:rFonts w:ascii="Courier New" w:hAnsi="Courier New" w:eastAsia="Courier New" w:cs="Courier New"/>
          <w:sz w:val="18"/>
          <w:szCs w:val="18"/>
        </w:rPr>
        <w:t xml:space="preserve">)</w:t>
      </w:r>
      <w:r>
        <w:br/>
      </w:r>
      <w:r>
        <w:rPr>
          <w:rFonts w:ascii="Courier New" w:hAnsi="Courier New" w:eastAsia="Courier New" w:cs="Courier New"/>
          <w:sz w:val="18"/>
          <w:szCs w:val="18"/>
        </w:rPr>
        <w:t xml:space="preserve">  │    └─ Programme  (P_XXXX)</w:t>
      </w:r>
      <w:r>
        <w:br/>
      </w:r>
      <w:r>
        <w:rPr>
          <w:rFonts w:ascii="Courier New" w:hAnsi="Courier New" w:eastAsia="Courier New" w:cs="Courier New"/>
          <w:sz w:val="18"/>
          <w:szCs w:val="18"/>
        </w:rPr>
        <w:t xml:space="preserve">  │         └─ Action  (P_XXXX-XX)</w:t>
      </w:r>
      <w:r>
        <w:br/>
      </w:r>
      <w:r>
        <w:rPr>
          <w:rFonts w:ascii="Courier New" w:hAnsi="Courier New" w:eastAsia="Courier New" w:cs="Courier New"/>
          <w:sz w:val="18"/>
          <w:szCs w:val="18"/>
        </w:rPr>
        <w:t xml:space="preserve">  │              └─ Activité  (P_XXXX-XX-XX)</w:t>
      </w:r>
      <w:r>
        <w:br/>
      </w:r>
      <w:r/>
    </w:p>
    <w:p>
      <w:pPr>
        <w:pBdr/>
        <w:spacing w:after="120"/>
        <w:ind/>
        <w:rPr/>
      </w:pPr>
      <w:r>
        <w:rPr>
          <w:b/>
          <w:bCs/>
        </w:rPr>
        <w:t xml:space="preserve">Sous-types NBE 2020 (champ </w:t>
      </w:r>
      <w:r>
        <w:rPr>
          <w:rFonts w:ascii="Consolas" w:hAnsi="Consolas" w:eastAsia="Consolas" w:cs="Consolas"/>
          <w:b/>
          <w:bCs/>
        </w:rPr>
        <w:t xml:space="preserve">typeProgramme</w:t>
      </w:r>
      <w:r>
        <w:rPr>
          <w:b/>
          <w:bCs/>
        </w:rPr>
        <w:t xml:space="preserve">) :</w:t>
      </w:r>
      <w:r/>
    </w:p>
    <w:tbl>
      <w:tblPr>
        <w:tblW w:w="96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10"/>
        <w:gridCol w:w="3208"/>
        <w:gridCol w:w="3210"/>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b/>
                <w:bCs/>
                <w:color w:val="ffffff"/>
                <w:sz w:val="18"/>
                <w:szCs w:val="18"/>
              </w:rPr>
              <w:t xml:space="preserve">typeProgramme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b/>
                <w:bCs/>
                <w:color w:val="ffffff"/>
                <w:sz w:val="18"/>
                <w:szCs w:val="18"/>
              </w:rPr>
              <w:t xml:space="preserve">Code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0</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Dotation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Dotation budgétaire </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Programme support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Programme de support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Programme métier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Programme métier principal</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Programme CST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0" w:type="dxa"/>
            <w:textDirection w:val="lrTb"/>
            <w:noWrap w:val="false"/>
          </w:tcPr>
          <w:p>
            <w:pPr>
              <w:pBdr/>
              <w:spacing w:line="240" w:lineRule="auto"/>
              <w:ind/>
              <w:jc w:val="left"/>
              <w:rPr/>
            </w:pPr>
            <w:r>
              <w:rPr>
                <w:sz w:val="18"/>
                <w:szCs w:val="18"/>
              </w:rPr>
              <w:t xml:space="preserve">Programme Compte Spécial du Trésor</w:t>
            </w:r>
            <w:r/>
          </w:p>
        </w:tc>
      </w:tr>
    </w:tbl>
    <w:p>
      <w:pPr>
        <w:pBdr/>
        <w:spacing w:after="120"/>
        <w:ind/>
        <w:rPr>
          <w:b/>
          <w:bCs/>
        </w:rPr>
      </w:pPr>
      <w:r>
        <w:rPr>
          <w:b/>
          <w:bCs/>
        </w:rPr>
      </w:r>
      <w:r>
        <w:rPr>
          <w:b/>
          <w:bCs/>
        </w:rPr>
      </w:r>
      <w:r>
        <w:rPr>
          <w:b/>
          <w:bCs/>
        </w:rP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43"/>
        <w:gridCol w:w="1903"/>
        <w:gridCol w:w="952"/>
        <w:gridCol w:w="3014"/>
        <w:gridCol w:w="1726"/>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 du 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P</w:t>
            </w:r>
            <w:r>
              <w:rPr>
                <w:sz w:val="18"/>
                <w:szCs w:val="18"/>
              </w:rPr>
              <w:t xml:space="preserve">_1001</w:t>
            </w:r>
            <w:r>
              <w:rPr>
                <w:sz w:val="18"/>
                <w:szCs w:val="18"/>
              </w:rPr>
            </w:r>
            <w:r>
              <w:rPr>
                <w:sz w:val="18"/>
                <w:szCs w:val="18"/>
              </w:rPr>
            </w:r>
          </w:p>
          <w:p>
            <w:pPr>
              <w:pBdr/>
              <w:spacing w:line="240" w:lineRule="auto"/>
              <w:ind/>
              <w:jc w:val="left"/>
              <w:rPr>
                <w:sz w:val="18"/>
                <w:szCs w:val="18"/>
              </w:rPr>
            </w:pPr>
            <w:r>
              <w:rPr>
                <w:sz w:val="18"/>
                <w:szCs w:val="18"/>
              </w:rPr>
              <w:t xml:space="preserve">(Dans P2 pas de ‘_’)</w:t>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 complète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Programme d'investissement public</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subdivision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Subdivision du 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 ACTIVITE, PROGRAMME, ACTION</w:t>
            </w:r>
            <w:r>
              <w:rPr>
                <w:sz w:val="18"/>
                <w:szCs w:val="18"/>
              </w:rPr>
              <w:t xml:space="preserve">, DOTATION, </w:t>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cst_regroupement_code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de regroupement CST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rprog_code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RPROG</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type_programme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Type NBE 2020</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0 = Dotation, 1 = Support, 2 = Métier, 3 = CST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perimetre_financier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Périmètre financier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w:t>
            </w:r>
            <w:r>
              <w:rPr>
                <w:sz w:val="18"/>
                <w:szCs w:val="18"/>
              </w:rPr>
              <w:t xml:space="preserve"> null dans l’export, default SNBG</w:t>
            </w:r>
            <w:r>
              <w:rPr>
                <w:sz w:val="18"/>
                <w:szCs w:val="18"/>
              </w:rPr>
              <w:t xml:space="preserve">, ...</w:t>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attribut_projet_flag</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Booléen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Indicateur d'attribut projet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true, false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annee_obsolete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Année d'obsolescence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2024</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ministere_entite_id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Organisation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Ministère responsable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parent_programme_id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Programme parent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2025-12-31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 clôturé</w:t>
            </w:r>
            <w:r/>
          </w:p>
        </w:tc>
      </w:tr>
    </w:tbl>
    <w:p>
      <w:pPr>
        <w:pBdr/>
        <w:spacing w:after="120"/>
        <w:ind/>
        <w:rPr/>
      </w:pPr>
      <w:r>
        <w:rPr>
          <w:b/>
          <w:bCs/>
        </w:rPr>
        <w:t xml:space="preserve">Relations :</w:t>
      </w:r>
      <w:r/>
    </w:p>
    <w:p>
      <w:pPr>
        <w:pStyle w:val="935"/>
        <w:numPr>
          <w:ilvl w:val="0"/>
          <w:numId w:val="3"/>
        </w:numPr>
        <w:pBdr/>
        <w:spacing/>
        <w:ind/>
        <w:rPr/>
      </w:pPr>
      <w:r>
        <w:t xml:space="preserve">ministere_entite_id → Organisation.id_entite.</w:t>
      </w:r>
      <w:r/>
    </w:p>
    <w:p>
      <w:pPr>
        <w:pStyle w:val="935"/>
        <w:numPr>
          <w:ilvl w:val="0"/>
          <w:numId w:val="3"/>
        </w:numPr>
        <w:pBdr/>
        <w:spacing/>
        <w:ind/>
        <w:rPr/>
      </w:pPr>
      <w:r>
        <w:t xml:space="preserve">Auto-référence hiérarchique : parent_programme_id → id_programme.</w:t>
      </w:r>
      <w:r/>
    </w:p>
    <w:p>
      <w:pPr>
        <w:pBdr/>
        <w:spacing w:after="120"/>
        <w:ind/>
        <w:rPr/>
      </w:pPr>
      <w:r>
        <w:rPr>
          <w:b/>
          <w:bCs/>
        </w:rPr>
        <w:t xml:space="preserve">Contraintes métier :</w:t>
      </w:r>
      <w:r/>
    </w:p>
    <w:p>
      <w:pPr>
        <w:pStyle w:val="935"/>
        <w:numPr>
          <w:ilvl w:val="0"/>
          <w:numId w:val="3"/>
        </w:numPr>
        <w:pBdr/>
        <w:spacing/>
        <w:ind/>
        <w:rPr/>
      </w:pPr>
      <w:r>
        <w:t xml:space="preserve">1. code_programme unique.</w:t>
      </w:r>
      <w:r/>
    </w:p>
    <w:p>
      <w:pPr>
        <w:pStyle w:val="935"/>
        <w:numPr>
          <w:ilvl w:val="0"/>
          <w:numId w:val="3"/>
        </w:numPr>
        <w:pBdr/>
        <w:spacing/>
        <w:ind/>
        <w:rPr/>
      </w:pPr>
      <w:r>
        <w:t xml:space="preserve">2. Ministère responsable obligatoire.</w:t>
      </w:r>
      <w:r/>
    </w:p>
    <w:p>
      <w:pPr>
        <w:pStyle w:val="935"/>
        <w:numPr>
          <w:ilvl w:val="0"/>
          <w:numId w:val="3"/>
        </w:numPr>
        <w:pBdr/>
        <w:spacing/>
        <w:ind/>
        <w:rPr/>
      </w:pPr>
      <w:r>
        <w:t xml:space="preserve">3. type_programme appartient à {0, 1, 2, 3}.</w:t>
      </w:r>
      <w:r/>
    </w:p>
    <w:p>
      <w:pPr>
        <w:pStyle w:val="935"/>
        <w:numPr>
          <w:ilvl w:val="0"/>
          <w:numId w:val="3"/>
        </w:numPr>
        <w:pBdr/>
        <w:spacing/>
        <w:ind/>
        <w:rPr/>
      </w:pPr>
      <w:r>
        <w:t xml:space="preserve">4. Pas de cycle hiérarchique.</w:t>
      </w:r>
      <w:r/>
    </w:p>
    <w:p>
      <w:pPr>
        <w:pStyle w:val="935"/>
        <w:numPr>
          <w:ilvl w:val="0"/>
          <w:numId w:val="3"/>
        </w:numPr>
        <w:pBdr/>
        <w:spacing/>
        <w:ind/>
        <w:rPr/>
      </w:pPr>
      <w:r>
        <w:t xml:space="preserve">5. date_fin &gt; date_debut si renseignée.</w:t>
      </w:r>
      <w:r/>
    </w:p>
    <w:p>
      <w:pPr>
        <w:pStyle w:val="935"/>
        <w:numPr>
          <w:ilvl w:val="0"/>
          <w:numId w:val="3"/>
        </w:numPr>
        <w:pBdr/>
        <w:spacing/>
        <w:ind/>
        <w:rPr/>
      </w:pPr>
      <w:r>
        <w:t xml:space="preserve">6. Statuts autorisés : actif, inactif, clôturé.</w:t>
      </w:r>
      <w:r/>
    </w:p>
    <w:p>
      <w:pPr>
        <w:pBdr/>
        <w:spacing w:after="120"/>
        <w:ind/>
        <w:rPr/>
      </w:pPr>
      <w:r>
        <w:rPr>
          <w:b/>
          <w:bCs/>
        </w:rPr>
        <w:t xml:space="preserve">Règles de gestion spécifiques :</w:t>
      </w:r>
      <w:r/>
    </w:p>
    <w:p>
      <w:pPr>
        <w:pStyle w:val="935"/>
        <w:numPr>
          <w:ilvl w:val="0"/>
          <w:numId w:val="3"/>
        </w:numPr>
        <w:pBdr/>
        <w:spacing/>
        <w:ind/>
        <w:rPr/>
      </w:pPr>
      <w:r>
        <w:t xml:space="preserve">La colonne bis historique du SIGIF doit être retirée du système (cf. chapitre 11.1, PO-REF-11).</w:t>
      </w:r>
      <w:r>
        <w:t xml:space="preserve"> (</w:t>
      </w:r>
      <w:r>
        <w:t xml:space="preserve">Question métier, quel était l’interet fonctionnel des colonnes BIS ? Uniquement pour BPC</w:t>
      </w:r>
      <w:r>
        <w:t xml:space="preserve"> - </w:t>
      </w:r>
      <w:r>
        <w:rPr>
          <w:color w:val="0070c0"/>
        </w:rPr>
        <w:t xml:space="preserve">Oui astuce technique</w:t>
      </w:r>
      <w:r>
        <w:t xml:space="preserve">)</w:t>
      </w:r>
      <w:r/>
    </w:p>
    <w:p>
      <w:pPr>
        <w:pStyle w:val="935"/>
        <w:numPr>
          <w:ilvl w:val="0"/>
          <w:numId w:val="3"/>
        </w:numPr>
        <w:pBdr/>
        <w:spacing/>
        <w:ind/>
        <w:rPr/>
      </w:pPr>
      <w:r>
        <w:t xml:space="preserve">Statut actif / inactif à gérer explicitement (programmes clôturés conservés mais marqués).</w:t>
      </w:r>
      <w:r/>
    </w:p>
    <w:p>
      <w:pPr>
        <w:pStyle w:val="926"/>
        <w:numPr>
          <w:ilvl w:val="2"/>
          <w:numId w:val="2"/>
        </w:numPr>
        <w:pBdr/>
        <w:spacing/>
        <w:ind/>
        <w:rPr/>
      </w:pPr>
      <w:r/>
      <w:bookmarkStart w:id="30" w:name="_Toc229084399"/>
      <w:r/>
      <w:bookmarkStart w:id="2057447471" w:name="_Toc261370449"/>
      <w:r>
        <w:t xml:space="preserve">Compte (P2)</w:t>
      </w:r>
      <w:bookmarkEnd w:id="30"/>
      <w:r/>
      <w:bookmarkEnd w:id="2057447471"/>
      <w:r/>
      <w:r/>
    </w:p>
    <w:p>
      <w:pPr>
        <w:pBdr/>
        <w:spacing w:after="120"/>
        <w:ind/>
        <w:rPr/>
      </w:pPr>
      <w:r>
        <w:rPr>
          <w:b/>
          <w:bCs/>
        </w:rPr>
        <w:t xml:space="preserve">Rôle métier : </w:t>
      </w:r>
      <w:r>
        <w:t xml:space="preserve">plan comptable budgétaire avec structure hiérarchique (5 familles : dépenses D_*, emplois E_*, recettes R_*, trésorerie TR_* / TD_*).</w:t>
      </w:r>
      <w:r/>
    </w:p>
    <w:p>
      <w:pPr>
        <w:pBdr/>
        <w:spacing w:after="120"/>
        <w:ind/>
        <w:rPr/>
      </w:pPr>
      <w:r>
        <w:rPr>
          <w:b/>
          <w:bCs/>
        </w:rPr>
        <w:t xml:space="preserve">Cinq familles du plan comptable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12"/>
        <w:gridCol w:w="3212"/>
        <w:gridCol w:w="3214"/>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Famille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Racine BPC</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b/>
                <w:bCs/>
                <w:color w:val="ffffff"/>
                <w:sz w:val="18"/>
                <w:szCs w:val="18"/>
              </w:rPr>
              <w:t xml:space="preserve">Usage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Dépenses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D_0</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Natures de dépenses (MP1.3 — DPPD / PAP / LFI)</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Emplois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E_0</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Effectifs</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Recettes de trésorerie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TR_1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Tableau prévisionnel de trésorerie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Dépenses de trésorerie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TD_2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Tableau prévisionnel de trésorerie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Recettes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R_Sous_total9</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Recettes budgétaires (MP1.2 — Voies et Moyens)</w:t>
            </w:r>
            <w:r/>
          </w:p>
        </w:tc>
      </w:tr>
    </w:tbl>
    <w:p>
      <w:pPr>
        <w:pBdr/>
        <w:spacing w:after="120"/>
        <w:ind/>
        <w:rPr/>
      </w:pPr>
      <w:r>
        <w:t xml:space="preserve">Hiérarchie des dépenses (la plus utilisée) : Nature (D_X) → Article (D_XX) → Paragraphe (D_XXX) → Ligne (D_XXXX).</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id_compte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code_compte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 du compte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D_X, D_XX, E_0, R_Sous_total9</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 du compte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parent_compte_id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id_compte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Compte parent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r>
        <w:trPr>
          <w:trHeight w:val="300"/>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n</w:t>
            </w:r>
            <w:r>
              <w:rPr>
                <w:sz w:val="18"/>
                <w:szCs w:val="18"/>
              </w:rPr>
              <w:t xml:space="preserve">iveau</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Enum</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t xml:space="preserve">Niveau du compte</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Nature, Ligne, Paragraphe</w:t>
            </w:r>
            <w:r>
              <w:rPr>
                <w:sz w:val="18"/>
                <w:szCs w:val="18"/>
              </w:rPr>
              <w:t xml:space="preserve">, ...</w:t>
            </w:r>
            <w:r>
              <w:rPr>
                <w:sz w:val="18"/>
                <w:szCs w:val="18"/>
              </w:rPr>
            </w:r>
            <w:r>
              <w:rPr>
                <w:sz w:val="18"/>
                <w:szCs w:val="18"/>
              </w:rPr>
            </w:r>
          </w:p>
        </w:tc>
      </w:tr>
      <w:tr>
        <w:trPr>
          <w:trHeight w:val="300"/>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type</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Famille</w:t>
            </w:r>
            <w:r>
              <w:rPr>
                <w:sz w:val="18"/>
                <w:szCs w:val="18"/>
              </w:rPr>
            </w:r>
            <w:r>
              <w:rPr>
                <w:sz w:val="18"/>
                <w:szCs w:val="18"/>
              </w:rPr>
            </w:r>
          </w:p>
        </w:tc>
      </w:tr>
      <w:tr>
        <w:trPr>
          <w:trHeight w:val="300"/>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commentRangeStart w:id="0"/>
            <w:r>
              <w:rPr>
                <w:sz w:val="18"/>
                <w:szCs w:val="18"/>
              </w:rPr>
              <w:t xml:space="preserve">Visibilité</w:t>
            </w:r>
            <w:commentRangeEnd w:id="0"/>
            <w:r>
              <w:commentReference w:id="0"/>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t xml:space="preserve">Qui peut saisir la colonne</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DGCPT / DGD / DGID</w:t>
            </w:r>
            <w:r>
              <w:rPr>
                <w:sz w:val="18"/>
                <w:szCs w:val="18"/>
              </w:rPr>
            </w:r>
            <w:r>
              <w:rPr>
                <w:sz w:val="18"/>
                <w:szCs w:val="18"/>
              </w:rPr>
            </w:r>
          </w:p>
        </w:tc>
      </w:tr>
    </w:tbl>
    <w:p>
      <w:pPr>
        <w:pBdr/>
        <w:spacing w:after="120"/>
        <w:ind/>
        <w:rPr/>
      </w:pPr>
      <w:r>
        <w:rPr>
          <w:b/>
          <w:bCs/>
        </w:rPr>
        <w:t xml:space="preserve">Relations :</w:t>
      </w:r>
      <w:r/>
    </w:p>
    <w:p>
      <w:pPr>
        <w:pStyle w:val="935"/>
        <w:numPr>
          <w:ilvl w:val="0"/>
          <w:numId w:val="3"/>
        </w:numPr>
        <w:pBdr/>
        <w:spacing/>
        <w:ind/>
        <w:rPr/>
      </w:pPr>
      <w:r>
        <w:t xml:space="preserve">Auto-référence hiérarchique : parent_compte_id → id_compte.</w:t>
      </w:r>
      <w:r/>
    </w:p>
    <w:p>
      <w:pPr>
        <w:pBdr/>
        <w:spacing w:after="120"/>
        <w:ind/>
        <w:rPr/>
      </w:pPr>
      <w:r>
        <w:rPr>
          <w:b/>
          <w:bCs/>
        </w:rPr>
        <w:t xml:space="preserve">Contraintes métier :</w:t>
      </w:r>
      <w:r/>
    </w:p>
    <w:p>
      <w:pPr>
        <w:pStyle w:val="935"/>
        <w:numPr>
          <w:ilvl w:val="0"/>
          <w:numId w:val="3"/>
        </w:numPr>
        <w:pBdr/>
        <w:spacing/>
        <w:ind/>
        <w:rPr/>
      </w:pPr>
      <w:r>
        <w:t xml:space="preserve">1. code_compte unique.</w:t>
      </w:r>
      <w:r/>
    </w:p>
    <w:p>
      <w:pPr>
        <w:pStyle w:val="935"/>
        <w:numPr>
          <w:ilvl w:val="0"/>
          <w:numId w:val="3"/>
        </w:numPr>
        <w:pBdr/>
        <w:spacing/>
        <w:ind/>
        <w:rPr/>
      </w:pPr>
      <w:r>
        <w:t xml:space="preserve">2. Pas de cycle hiérarchique.</w:t>
      </w:r>
      <w:r/>
    </w:p>
    <w:p>
      <w:pPr>
        <w:pStyle w:val="935"/>
        <w:numPr>
          <w:ilvl w:val="0"/>
          <w:numId w:val="3"/>
        </w:numPr>
        <w:pBdr/>
        <w:spacing/>
        <w:ind/>
        <w:rPr/>
      </w:pPr>
      <w:r>
        <w:t xml:space="preserve">3. date_fin &gt; date_debut si renseignée.</w:t>
      </w:r>
      <w:r/>
    </w:p>
    <w:p>
      <w:pPr>
        <w:pBdr/>
        <w:spacing w:after="120"/>
        <w:ind/>
        <w:rPr/>
      </w:pPr>
      <w:r>
        <w:rPr>
          <w:b/>
          <w:bCs/>
        </w:rPr>
        <w:t xml:space="preserve">Règles de gestion spécifiques :</w:t>
      </w:r>
      <w:r/>
    </w:p>
    <w:p>
      <w:pPr>
        <w:pStyle w:val="935"/>
        <w:numPr>
          <w:ilvl w:val="0"/>
          <w:numId w:val="3"/>
        </w:numPr>
        <w:pBdr/>
        <w:spacing/>
        <w:ind/>
        <w:rPr/>
      </w:pPr>
      <w:r>
        <w:t xml:space="preserve">Récupéré en lecture seule depuis la zone d'échanges SAP (cf. chapitre 9.3). La hiérarchie des dépenses (Nature → Article → Paragraphe → Ligne) est décrite en chapitre 5.2.3.</w:t>
      </w:r>
      <w:r/>
    </w:p>
    <w:p>
      <w:pPr>
        <w:pStyle w:val="926"/>
        <w:numPr>
          <w:ilvl w:val="2"/>
          <w:numId w:val="2"/>
        </w:numPr>
        <w:pBdr/>
        <w:spacing/>
        <w:ind/>
        <w:rPr/>
      </w:pPr>
      <w:r/>
      <w:bookmarkStart w:id="33" w:name="_Toc229084400"/>
      <w:r/>
      <w:bookmarkStart w:id="169784747" w:name="_Toc503183270"/>
      <w:r>
        <w:t xml:space="preserve">Source_Finance (P2)</w:t>
      </w:r>
      <w:bookmarkEnd w:id="33"/>
      <w:r/>
      <w:bookmarkEnd w:id="169784747"/>
      <w:r/>
      <w:r/>
    </w:p>
    <w:p>
      <w:pPr>
        <w:pBdr/>
        <w:spacing w:after="120"/>
        <w:ind/>
        <w:rPr/>
      </w:pPr>
      <w:r>
        <w:rPr>
          <w:b/>
          <w:bCs/>
        </w:rPr>
        <w:t xml:space="preserve">Rôle métier : </w:t>
      </w:r>
      <w:r>
        <w:t xml:space="preserve">sources de financement avec structure hiérarchique (Ressources Propres / Ressources Externes — Emprunts / Subventions).</w:t>
      </w:r>
      <w:r/>
    </w:p>
    <w:p>
      <w:pPr>
        <w:pBdr/>
        <w:spacing w:after="160" w:before="80"/>
        <w:ind/>
        <w:jc w:val="left"/>
        <w:rPr/>
      </w:pPr>
      <w:r>
        <w:rPr>
          <w:rFonts w:ascii="Courier New" w:hAnsi="Courier New" w:eastAsia="Courier New" w:cs="Courier New"/>
          <w:sz w:val="18"/>
          <w:szCs w:val="18"/>
        </w:rPr>
        <w:t xml:space="preserve">Total des fonds</w:t>
      </w:r>
      <w:r>
        <w:br/>
      </w:r>
      <w:r>
        <w:rPr>
          <w:rFonts w:ascii="Courier New" w:hAnsi="Courier New" w:eastAsia="Courier New" w:cs="Courier New"/>
          <w:sz w:val="18"/>
          <w:szCs w:val="18"/>
        </w:rPr>
        <w:t xml:space="preserve">  ├─ Ressources Propres        ← Origine NATIONAL</w:t>
      </w:r>
      <w:r>
        <w:br/>
      </w:r>
      <w:r>
        <w:rPr>
          <w:rFonts w:ascii="Courier New" w:hAnsi="Courier New" w:eastAsia="Courier New" w:cs="Courier New"/>
          <w:sz w:val="18"/>
          <w:szCs w:val="18"/>
        </w:rPr>
        <w:t xml:space="preserve">  └─ Ressources Externes</w:t>
      </w:r>
      <w:r>
        <w:br/>
      </w:r>
      <w:r>
        <w:rPr>
          <w:rFonts w:ascii="Courier New" w:hAnsi="Courier New" w:eastAsia="Courier New" w:cs="Courier New"/>
          <w:sz w:val="18"/>
          <w:szCs w:val="18"/>
        </w:rPr>
        <w:t xml:space="preserve">       ├─ Emprunts              ← Origine EMPRUNT</w:t>
      </w:r>
      <w:r>
        <w:br/>
      </w:r>
      <w:r>
        <w:rPr>
          <w:rFonts w:ascii="Courier New" w:hAnsi="Courier New" w:eastAsia="Courier New" w:cs="Courier New"/>
          <w:sz w:val="18"/>
          <w:szCs w:val="18"/>
        </w:rPr>
        <w:t xml:space="preserve">       └─ Subventions            ← Origine BAILLEUR / DON</w:t>
      </w:r>
      <w:r/>
    </w:p>
    <w:p>
      <w:pPr>
        <w:pBdr/>
        <w:spacing w:after="120"/>
        <w:ind/>
        <w:rPr/>
      </w:pPr>
      <w:r>
        <w:rPr>
          <w:b/>
          <w:bCs/>
        </w:rPr>
        <w:t xml:space="preserve">Conventions de codification : </w:t>
      </w:r>
      <w:r>
        <w:t xml:space="preserve">les membres « Autres Administrations Publiques » sont préfixés </w:t>
      </w:r>
      <w:r>
        <w:rPr>
          <w:rFonts w:ascii="Consolas" w:hAnsi="Consolas" w:eastAsia="Consolas" w:cs="Consolas"/>
        </w:rPr>
        <w:t xml:space="preserve">SA_</w:t>
      </w:r>
      <w:r>
        <w:t xml:space="preserve">. Une formule </w:t>
      </w:r>
      <w:r>
        <w:rPr>
          <w:rFonts w:ascii="Consolas" w:hAnsi="Consolas" w:eastAsia="Consolas" w:cs="Consolas"/>
        </w:rPr>
        <w:t xml:space="preserve">S_RP_AUCUN = S_RP + S_AUCUN</w:t>
      </w:r>
      <w:r>
        <w:t xml:space="preserve"> est utilisée pour la saisie agrégée.</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67"/>
        <w:gridCol w:w="1890"/>
        <w:gridCol w:w="933"/>
        <w:gridCol w:w="2874"/>
        <w:gridCol w:w="1674"/>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id_source_finance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commentRangeStart w:id="1"/>
            <w:r>
              <w:rPr>
                <w:sz w:val="18"/>
                <w:szCs w:val="18"/>
              </w:rPr>
              <w:t xml:space="preserve">code_source_finance</w:t>
            </w:r>
            <w:commentRangeEnd w:id="1"/>
            <w:r>
              <w:commentReference w:id="1"/>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S_RP, S_AUCUN, SA_*</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Ressources Propres, Emprunts, Subventions</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parent_source_finance_id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id_source_finance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Source parente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 de validité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bl>
    <w:p>
      <w:pPr>
        <w:pBdr/>
        <w:spacing w:after="120"/>
        <w:ind/>
        <w:rPr/>
      </w:pPr>
      <w:r>
        <w:rPr>
          <w:b/>
          <w:bCs/>
        </w:rPr>
        <w:t xml:space="preserve">Relations :</w:t>
      </w:r>
      <w:r/>
    </w:p>
    <w:p>
      <w:pPr>
        <w:pStyle w:val="935"/>
        <w:numPr>
          <w:ilvl w:val="0"/>
          <w:numId w:val="3"/>
        </w:numPr>
        <w:pBdr/>
        <w:spacing/>
        <w:ind/>
        <w:rPr/>
      </w:pPr>
      <w:r>
        <w:t xml:space="preserve">Auto-référence hiérarchique : parent_source_finance_id → id_source_finance.</w:t>
      </w:r>
      <w:r/>
    </w:p>
    <w:p>
      <w:pPr>
        <w:pBdr/>
        <w:spacing w:after="120"/>
        <w:ind/>
        <w:rPr/>
      </w:pPr>
      <w:r>
        <w:rPr>
          <w:b/>
          <w:bCs/>
        </w:rPr>
        <w:t xml:space="preserve">Contraintes métier :</w:t>
      </w:r>
      <w:r/>
    </w:p>
    <w:p>
      <w:pPr>
        <w:pStyle w:val="935"/>
        <w:numPr>
          <w:ilvl w:val="0"/>
          <w:numId w:val="3"/>
        </w:numPr>
        <w:pBdr/>
        <w:spacing/>
        <w:ind/>
        <w:rPr/>
      </w:pPr>
      <w:r>
        <w:t xml:space="preserve">1. code_source_finance unique.</w:t>
      </w:r>
      <w:r/>
    </w:p>
    <w:p>
      <w:pPr>
        <w:pStyle w:val="935"/>
        <w:numPr>
          <w:ilvl w:val="0"/>
          <w:numId w:val="3"/>
        </w:numPr>
        <w:pBdr/>
        <w:spacing/>
        <w:ind/>
        <w:rPr/>
      </w:pPr>
      <w:r>
        <w:t xml:space="preserve">2.</w:t>
      </w:r>
      <w:commentRangeStart w:id="2"/>
      <w:r>
        <w:t xml:space="preserve"> Pas de cycle hiérarchique.</w:t>
      </w:r>
      <w:commentRangeEnd w:id="2"/>
      <w:r>
        <w:commentReference w:id="2"/>
      </w:r>
      <w:r>
        <w:rPr>
          <w:rStyle w:val="956"/>
          <w:sz w:val="20"/>
          <w:szCs w:val="20"/>
        </w:rPr>
      </w:r>
      <w:r/>
    </w:p>
    <w:p>
      <w:pPr>
        <w:pStyle w:val="926"/>
        <w:numPr>
          <w:ilvl w:val="2"/>
          <w:numId w:val="2"/>
        </w:numPr>
        <w:pBdr/>
        <w:spacing/>
        <w:ind/>
        <w:rPr/>
      </w:pPr>
      <w:r/>
      <w:bookmarkStart w:id="39" w:name="_Toc229689866"/>
      <w:r/>
      <w:bookmarkStart w:id="40" w:name="_Toc229689867"/>
      <w:r/>
      <w:bookmarkStart w:id="41" w:name="_Toc229084401"/>
      <w:r/>
      <w:bookmarkEnd w:id="39"/>
      <w:r/>
      <w:bookmarkEnd w:id="40"/>
      <w:r/>
      <w:commentRangeStart w:id="3"/>
      <w:r/>
      <w:bookmarkStart w:id="1366193867" w:name="_Toc1459866322"/>
      <w:r>
        <w:t xml:space="preserve">Nature </w:t>
      </w:r>
      <w:commentRangeEnd w:id="3"/>
      <w:r>
        <w:commentReference w:id="3"/>
      </w:r>
      <w:r>
        <w:t xml:space="preserve">(P1)</w:t>
      </w:r>
      <w:bookmarkEnd w:id="41"/>
      <w:r/>
      <w:bookmarkEnd w:id="1366193867"/>
      <w:r/>
      <w:r/>
    </w:p>
    <w:p>
      <w:pPr>
        <w:pBdr/>
        <w:spacing w:after="120"/>
        <w:ind/>
        <w:rPr/>
      </w:pPr>
      <w:r>
        <w:rPr>
          <w:b/>
          <w:bCs/>
        </w:rPr>
        <w:t xml:space="preserve">Rôle métier : </w:t>
      </w:r>
      <w:r>
        <w:t xml:space="preserve">dimension Nature avec structure hiérarchique permettant de classifier les opérations budgétaires selon leur nature économique (cadrage macro).</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id_nature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code_nature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NAT001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 de la nature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Dépenses de personnel</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parent_nature_id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id_nature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Nature parente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Niveau</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Enum</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t xml:space="preserve">Oui</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NATURE, SOCLE,…</w:t>
            </w:r>
            <w:r>
              <w:rPr>
                <w:sz w:val="18"/>
                <w:szCs w:val="18"/>
              </w:rPr>
            </w:r>
            <w:r>
              <w:rPr>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bl>
    <w:p>
      <w:pPr>
        <w:pBdr/>
        <w:spacing w:after="120"/>
        <w:ind/>
        <w:rPr>
          <w:b/>
          <w:bCs/>
        </w:rPr>
      </w:pPr>
      <w:r>
        <w:rPr>
          <w:b/>
          <w:bCs/>
        </w:rPr>
      </w:r>
      <w:r>
        <w:rPr>
          <w:b/>
          <w:bCs/>
        </w:rPr>
      </w:r>
      <w:r>
        <w:rPr>
          <w:b/>
          <w:bCs/>
        </w:rPr>
      </w:r>
    </w:p>
    <w:p>
      <w:pPr>
        <w:pBdr/>
        <w:spacing w:after="120"/>
        <w:ind/>
        <w:rPr>
          <w:b/>
          <w:bCs/>
        </w:rPr>
      </w:pPr>
      <w:r>
        <w:rPr>
          <w:b/>
          <w:bCs/>
        </w:rPr>
        <w:t xml:space="preserve">Champs non </w:t>
      </w:r>
      <w:r>
        <w:rPr>
          <w:b/>
          <w:bCs/>
        </w:rPr>
        <w:t xml:space="preserve">gardé : </w:t>
      </w:r>
      <w:r>
        <w:rPr>
          <w:b/>
          <w:bCs/>
        </w:rPr>
        <w:t xml:space="preserve">non utilisé dans cette dimension</w:t>
      </w:r>
      <w:r>
        <w:rPr>
          <w:b/>
          <w:bCs/>
        </w:rPr>
      </w:r>
      <w:r>
        <w:rPr>
          <w:b/>
          <w:bCs/>
        </w:rPr>
      </w:r>
    </w:p>
    <w:p>
      <w:pPr>
        <w:pStyle w:val="935"/>
        <w:numPr>
          <w:ilvl w:val="0"/>
          <w:numId w:val="4"/>
        </w:numPr>
        <w:pBdr/>
        <w:spacing w:after="120"/>
        <w:ind/>
        <w:rPr/>
      </w:pPr>
      <w:r>
        <w:t xml:space="preserve">Contributeur</w:t>
      </w:r>
      <w:r/>
    </w:p>
    <w:p>
      <w:pPr>
        <w:pStyle w:val="935"/>
        <w:numPr>
          <w:ilvl w:val="0"/>
          <w:numId w:val="4"/>
        </w:numPr>
        <w:pBdr/>
        <w:spacing w:after="120"/>
        <w:ind/>
        <w:rPr/>
      </w:pPr>
      <w:r>
        <w:t xml:space="preserve">OWNER</w:t>
      </w:r>
      <w:r/>
    </w:p>
    <w:p>
      <w:pPr>
        <w:pStyle w:val="935"/>
        <w:numPr>
          <w:ilvl w:val="0"/>
          <w:numId w:val="4"/>
        </w:numPr>
        <w:pBdr/>
        <w:spacing w:after="120"/>
        <w:ind/>
        <w:rPr/>
      </w:pPr>
      <w:r>
        <w:t xml:space="preserve">PERFORMER</w:t>
      </w:r>
      <w:r/>
    </w:p>
    <w:p>
      <w:pPr>
        <w:pStyle w:val="935"/>
        <w:numPr>
          <w:ilvl w:val="0"/>
          <w:numId w:val="4"/>
        </w:numPr>
        <w:pBdr/>
        <w:spacing w:after="120"/>
        <w:ind/>
        <w:rPr/>
      </w:pPr>
      <w:r>
        <w:t xml:space="preserve">RATETYPE</w:t>
      </w:r>
      <w:r/>
    </w:p>
    <w:p>
      <w:pPr>
        <w:pStyle w:val="935"/>
        <w:numPr>
          <w:ilvl w:val="0"/>
          <w:numId w:val="4"/>
        </w:numPr>
        <w:pBdr/>
        <w:spacing w:after="120"/>
        <w:ind/>
        <w:rPr/>
      </w:pPr>
      <w:r>
        <w:t xml:space="preserve">REVIEWER</w:t>
      </w:r>
      <w:r/>
    </w:p>
    <w:p>
      <w:pPr>
        <w:pStyle w:val="935"/>
        <w:numPr>
          <w:ilvl w:val="0"/>
          <w:numId w:val="4"/>
        </w:numPr>
        <w:pBdr/>
        <w:spacing w:after="120"/>
        <w:ind/>
        <w:rPr/>
      </w:pPr>
      <w:r>
        <w:t xml:space="preserve">SCALING</w:t>
      </w:r>
      <w:r/>
    </w:p>
    <w:p>
      <w:pPr>
        <w:pBdr/>
        <w:spacing w:after="120"/>
        <w:ind/>
        <w:rPr/>
      </w:pPr>
      <w:r>
        <w:rPr>
          <w:b/>
          <w:bCs/>
        </w:rPr>
        <w:t xml:space="preserve">Relations :</w:t>
      </w:r>
      <w:r/>
    </w:p>
    <w:p>
      <w:pPr>
        <w:pStyle w:val="935"/>
        <w:numPr>
          <w:ilvl w:val="0"/>
          <w:numId w:val="3"/>
        </w:numPr>
        <w:pBdr/>
        <w:spacing/>
        <w:ind/>
        <w:rPr/>
      </w:pPr>
      <w:r>
        <w:t xml:space="preserve">Auto-référence hiérarchique : parent_nature_id → id_nature.</w:t>
      </w:r>
      <w:r/>
    </w:p>
    <w:p>
      <w:pPr>
        <w:pBdr/>
        <w:spacing w:after="120"/>
        <w:ind/>
        <w:rPr/>
      </w:pPr>
      <w:r>
        <w:rPr>
          <w:b/>
          <w:bCs/>
        </w:rPr>
        <w:t xml:space="preserve">Contraintes métier :</w:t>
      </w:r>
      <w:r/>
    </w:p>
    <w:p>
      <w:pPr>
        <w:pStyle w:val="935"/>
        <w:numPr>
          <w:ilvl w:val="0"/>
          <w:numId w:val="3"/>
        </w:numPr>
        <w:pBdr/>
        <w:spacing/>
        <w:ind/>
        <w:rPr/>
      </w:pPr>
      <w:r>
        <w:t xml:space="preserve">1. code_nature unique.</w:t>
      </w:r>
      <w:r/>
    </w:p>
    <w:p>
      <w:pPr>
        <w:pStyle w:val="935"/>
        <w:numPr>
          <w:ilvl w:val="0"/>
          <w:numId w:val="3"/>
        </w:numPr>
        <w:pBdr/>
        <w:spacing/>
        <w:ind/>
        <w:rPr/>
      </w:pPr>
      <w:r>
        <w:t xml:space="preserve">2. niveau cohérent avec la position hiérarchique.</w:t>
      </w:r>
      <w:r/>
    </w:p>
    <w:p>
      <w:pPr>
        <w:pStyle w:val="935"/>
        <w:numPr>
          <w:ilvl w:val="0"/>
          <w:numId w:val="3"/>
        </w:numPr>
        <w:pBdr/>
        <w:spacing/>
        <w:ind/>
        <w:rPr/>
      </w:pPr>
      <w:r>
        <w:t xml:space="preserve">3. Pas de cycle hiérarchique.</w:t>
      </w:r>
      <w:r/>
    </w:p>
    <w:p>
      <w:pPr>
        <w:pStyle w:val="935"/>
        <w:numPr>
          <w:ilvl w:val="0"/>
          <w:numId w:val="3"/>
        </w:numPr>
        <w:pBdr/>
        <w:spacing/>
        <w:ind/>
        <w:rPr/>
      </w:pPr>
      <w:r>
        <w:t xml:space="preserve">4. date_fin &gt; date_debut si renseignée.</w:t>
      </w:r>
      <w:r/>
    </w:p>
    <w:p>
      <w:pPr>
        <w:pStyle w:val="926"/>
        <w:numPr>
          <w:ilvl w:val="2"/>
          <w:numId w:val="2"/>
        </w:numPr>
        <w:pBdr/>
        <w:spacing/>
        <w:ind/>
        <w:rPr/>
      </w:pPr>
      <w:r/>
      <w:bookmarkStart w:id="45" w:name="_Toc229084402"/>
      <w:r/>
      <w:bookmarkStart w:id="472370509" w:name="_Toc1542509247"/>
      <w:r>
        <w:t xml:space="preserve">Localisation (P1)</w:t>
      </w:r>
      <w:bookmarkEnd w:id="45"/>
      <w:r/>
      <w:bookmarkEnd w:id="472370509"/>
      <w:r/>
      <w:r/>
    </w:p>
    <w:p>
      <w:pPr>
        <w:pBdr/>
        <w:spacing w:after="120"/>
        <w:ind/>
        <w:rPr/>
      </w:pPr>
      <w:r>
        <w:rPr>
          <w:b/>
          <w:bCs/>
        </w:rPr>
        <w:t xml:space="preserve">Rôle métier : </w:t>
      </w:r>
      <w:r>
        <w:t xml:space="preserve">localisations géographiques (Sénégal ou étranger) codifiées selon la NBE. Permet de géolocaliser les opérations budgétaires et les projets.</w:t>
      </w:r>
      <w:r/>
    </w:p>
    <w:p>
      <w:pPr>
        <w:pBdr/>
        <w:spacing w:after="160" w:before="80"/>
        <w:ind/>
        <w:jc w:val="left"/>
        <w:rPr/>
      </w:pPr>
      <w:r>
        <w:rPr>
          <w:rFonts w:ascii="Courier New" w:hAnsi="Courier New" w:eastAsia="Courier New" w:cs="Courier New"/>
          <w:sz w:val="18"/>
          <w:szCs w:val="18"/>
        </w:rPr>
        <w:t xml:space="preserve">SENEGAL</w:t>
      </w:r>
      <w:r>
        <w:br/>
      </w:r>
      <w:r>
        <w:rPr>
          <w:rFonts w:ascii="Courier New" w:hAnsi="Courier New" w:eastAsia="Courier New" w:cs="Courier New"/>
          <w:sz w:val="18"/>
          <w:szCs w:val="18"/>
        </w:rPr>
        <w:t xml:space="preserve">  └─ Région       (REGION_XXXX)</w:t>
      </w:r>
      <w:r>
        <w:br/>
      </w:r>
      <w:r>
        <w:rPr>
          <w:rFonts w:ascii="Courier New" w:hAnsi="Courier New" w:eastAsia="Courier New" w:cs="Courier New"/>
          <w:sz w:val="18"/>
          <w:szCs w:val="18"/>
        </w:rPr>
        <w:t xml:space="preserve">       └─ Département  (DEPARTEMENT_XXXX)</w:t>
      </w:r>
      <w:r>
        <w:br/>
      </w:r>
      <w:r>
        <w:rPr>
          <w:rFonts w:ascii="Courier New" w:hAnsi="Courier New" w:eastAsia="Courier New" w:cs="Courier New"/>
          <w:sz w:val="18"/>
          <w:szCs w:val="18"/>
        </w:rPr>
        <w:t xml:space="preserve">            └─ Commune    (COM_XXXX)</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id_localisation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code_localisation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REGION_001, COM_003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Dakar</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niveau</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Niveau dans la hiérarchie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Sénégal, 2 Région, 3 Département, 4 Commune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zone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Zone / milieu</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Région / Urbain / Rural</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parent_localisation_id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id_localisation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Parente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bl>
    <w:p>
      <w:pPr>
        <w:pBdr/>
        <w:spacing w:after="120"/>
        <w:ind/>
        <w:rPr>
          <w:b/>
          <w:bCs/>
        </w:rPr>
      </w:pPr>
      <w:r>
        <w:rPr>
          <w:b/>
          <w:bCs/>
        </w:rPr>
      </w:r>
      <w:r>
        <w:rPr>
          <w:b/>
          <w:bCs/>
        </w:rPr>
      </w:r>
      <w:r>
        <w:rPr>
          <w:b/>
          <w:bCs/>
        </w:rPr>
      </w:r>
    </w:p>
    <w:p>
      <w:pPr>
        <w:pBdr/>
        <w:spacing w:after="120"/>
        <w:ind/>
        <w:rPr>
          <w:b/>
          <w:bCs/>
        </w:rPr>
      </w:pPr>
      <w:r>
        <w:rPr>
          <w:b/>
          <w:bCs/>
        </w:rPr>
        <w:t xml:space="preserve">Champs non gardé : non utilisé dans cette dimension</w:t>
      </w:r>
      <w:r>
        <w:rPr>
          <w:b/>
          <w:bCs/>
        </w:rPr>
      </w:r>
      <w:r>
        <w:rPr>
          <w:b/>
          <w:bCs/>
        </w:rPr>
      </w:r>
    </w:p>
    <w:p>
      <w:pPr>
        <w:pStyle w:val="935"/>
        <w:numPr>
          <w:ilvl w:val="0"/>
          <w:numId w:val="4"/>
        </w:numPr>
        <w:pBdr/>
        <w:spacing w:after="120"/>
        <w:ind/>
        <w:rPr/>
      </w:pPr>
      <w:r>
        <w:t xml:space="preserve">Scaling</w:t>
      </w:r>
      <w:r/>
    </w:p>
    <w:p>
      <w:pPr>
        <w:pBdr/>
        <w:spacing w:after="120"/>
        <w:ind/>
        <w:rPr/>
      </w:pPr>
      <w:r>
        <w:rPr>
          <w:b/>
          <w:bCs/>
        </w:rPr>
        <w:t xml:space="preserve">Relations :</w:t>
      </w:r>
      <w:r/>
    </w:p>
    <w:p>
      <w:pPr>
        <w:pStyle w:val="935"/>
        <w:numPr>
          <w:ilvl w:val="0"/>
          <w:numId w:val="3"/>
        </w:numPr>
        <w:pBdr/>
        <w:spacing/>
        <w:ind/>
        <w:rPr/>
      </w:pPr>
      <w:r>
        <w:t xml:space="preserve">Auto-référence hiérarchique : parent_localisation_id → id_localisation.</w:t>
      </w:r>
      <w:r/>
    </w:p>
    <w:p>
      <w:pPr>
        <w:pBdr/>
        <w:spacing w:after="120"/>
        <w:ind/>
        <w:rPr/>
      </w:pPr>
      <w:r>
        <w:rPr>
          <w:b/>
          <w:bCs/>
        </w:rPr>
        <w:t xml:space="preserve">Contraintes métier :</w:t>
      </w:r>
      <w:r/>
    </w:p>
    <w:p>
      <w:pPr>
        <w:pStyle w:val="935"/>
        <w:numPr>
          <w:ilvl w:val="0"/>
          <w:numId w:val="3"/>
        </w:numPr>
        <w:pBdr/>
        <w:spacing/>
        <w:ind/>
        <w:rPr/>
      </w:pPr>
      <w:r>
        <w:t xml:space="preserve">1. code_localisation unique.</w:t>
      </w:r>
      <w:r/>
    </w:p>
    <w:p>
      <w:pPr>
        <w:pStyle w:val="935"/>
        <w:numPr>
          <w:ilvl w:val="0"/>
          <w:numId w:val="3"/>
        </w:numPr>
        <w:pBdr/>
        <w:spacing/>
        <w:ind/>
        <w:rPr/>
      </w:pPr>
      <w:r>
        <w:t xml:space="preserve">2. niveau cohérent.</w:t>
      </w:r>
      <w:r/>
    </w:p>
    <w:p>
      <w:pPr>
        <w:pStyle w:val="935"/>
        <w:numPr>
          <w:ilvl w:val="0"/>
          <w:numId w:val="3"/>
        </w:numPr>
        <w:pBdr/>
        <w:spacing/>
        <w:ind/>
        <w:rPr/>
      </w:pPr>
      <w:r>
        <w:t xml:space="preserve">3. Pas de cycle hiérarchique.</w:t>
      </w:r>
      <w:r/>
    </w:p>
    <w:p>
      <w:pPr>
        <w:pBdr/>
        <w:spacing w:after="120"/>
        <w:ind/>
        <w:rPr>
          <w:b/>
          <w:bCs/>
        </w:rPr>
      </w:pPr>
      <w:r>
        <w:rPr>
          <w:b/>
          <w:bCs/>
        </w:rPr>
        <w:t xml:space="preserve">Règles de gestion spécifiques :</w:t>
      </w:r>
      <w:r>
        <w:rPr>
          <w:b/>
          <w:bCs/>
        </w:rPr>
      </w:r>
      <w:r>
        <w:rPr>
          <w:b/>
          <w:bCs/>
        </w:rPr>
      </w:r>
    </w:p>
    <w:p>
      <w:pPr>
        <w:pStyle w:val="935"/>
        <w:numPr>
          <w:ilvl w:val="0"/>
          <w:numId w:val="5"/>
        </w:numPr>
        <w:pBdr/>
        <w:spacing w:after="120"/>
        <w:ind/>
        <w:rPr/>
      </w:pPr>
      <w:r>
        <w:t xml:space="preserve">Utilisé dans le micro</w:t>
      </w:r>
      <w:r>
        <w:t xml:space="preserve">-</w:t>
      </w:r>
      <w:r>
        <w:t xml:space="preserve">service cadrage</w:t>
      </w:r>
      <w:r/>
    </w:p>
    <w:p>
      <w:pPr>
        <w:pStyle w:val="935"/>
        <w:numPr>
          <w:ilvl w:val="0"/>
          <w:numId w:val="5"/>
        </w:numPr>
        <w:pBdr/>
        <w:spacing w:after="120"/>
        <w:ind/>
        <w:rPr/>
      </w:pPr>
      <w:r/>
      <w:commentRangeStart w:id="4"/>
      <w:r>
        <w:t xml:space="preserve">P2 consomme le ref localisation</w:t>
      </w:r>
      <w:r>
        <w:t xml:space="preserve"> (voir avec le métier comme c’est géré dans P2)</w:t>
      </w:r>
      <w:commentRangeEnd w:id="4"/>
      <w:r>
        <w:commentReference w:id="4"/>
      </w:r>
      <w:r/>
      <w:r/>
    </w:p>
    <w:p>
      <w:pPr>
        <w:pStyle w:val="926"/>
        <w:numPr>
          <w:ilvl w:val="2"/>
          <w:numId w:val="2"/>
        </w:numPr>
        <w:pBdr/>
        <w:spacing/>
        <w:ind/>
        <w:rPr/>
      </w:pPr>
      <w:r/>
      <w:bookmarkStart w:id="47" w:name="_Toc229689870"/>
      <w:r/>
      <w:bookmarkStart w:id="48" w:name="_Toc229084403"/>
      <w:r/>
      <w:bookmarkEnd w:id="47"/>
      <w:r/>
      <w:bookmarkStart w:id="1790849399" w:name="_Toc1254435802"/>
      <w:r>
        <w:t xml:space="preserve">Periode (P1)</w:t>
      </w:r>
      <w:bookmarkEnd w:id="48"/>
      <w:r/>
      <w:bookmarkEnd w:id="1790849399"/>
      <w:r/>
      <w:r/>
    </w:p>
    <w:p>
      <w:pPr>
        <w:pBdr/>
        <w:spacing w:after="120"/>
        <w:ind/>
        <w:rPr/>
      </w:pPr>
      <w:r>
        <w:rPr>
          <w:b/>
          <w:bCs/>
        </w:rPr>
        <w:t xml:space="preserve">Rôle métier : </w:t>
      </w:r>
      <w:r>
        <w:t xml:space="preserve">périodes / exercices budgétaires avec gestion des années de recensement et chaînage temporel.</w:t>
      </w:r>
      <w:r/>
    </w:p>
    <w:p>
      <w:pPr>
        <w:pBdr/>
        <w:spacing w:after="120"/>
        <w:ind/>
        <w:rPr/>
      </w:pPr>
      <w:r>
        <w:t xml:space="preserve">Chaînage temporel des exercices : chaque période pointe vers la précédente et la suivante via apres_periode_id et avant_periode_id. Le flag recensement_flag permet d'identifier les années de recensement.</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id_periode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code_periode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2024</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Année 2024</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annee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Année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2024</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recensement_flag</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Booléen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Année de recensement ?</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true, false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apres_periode_id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id_periode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Période suivante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avant_periode_id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id_periode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Période précédente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2024-01-01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2024-12-31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bl>
    <w:p>
      <w:pPr>
        <w:pBdr/>
        <w:spacing w:after="120"/>
        <w:ind/>
        <w:rPr>
          <w:b/>
          <w:bCs/>
        </w:rPr>
      </w:pPr>
      <w:r>
        <w:rPr>
          <w:b/>
          <w:bCs/>
        </w:rPr>
      </w:r>
      <w:r>
        <w:rPr>
          <w:b/>
          <w:bCs/>
        </w:rPr>
      </w:r>
      <w:r>
        <w:rPr>
          <w:b/>
          <w:bCs/>
        </w:rPr>
      </w:r>
    </w:p>
    <w:p>
      <w:pPr>
        <w:pBdr>
          <w:top w:val="none" w:color="000000" w:sz="4" w:space="0"/>
          <w:left w:val="none" w:color="000000" w:sz="4" w:space="0"/>
          <w:bottom w:val="none" w:color="000000" w:sz="4" w:space="0"/>
          <w:right w:val="none" w:color="000000" w:sz="4" w:space="0"/>
        </w:pBdr>
        <w:spacing w:after="160" w:before="0" w:line="257" w:lineRule="auto"/>
        <w:ind w:right="0" w:firstLine="0" w:left="0"/>
        <w:rPr/>
        <w:pPrChange w:author="Khady Bâ" w:date="2026-05-26T12:37:53Z" w:id="52" oouserid="kba">
          <w:pPr>
            <w:pBdr/>
            <w:spacing/>
            <w:ind/>
          </w:pPr>
        </w:pPrChange>
      </w:pPr>
      <w:r>
        <w:rPr>
          <w:b/>
          <w:bCs/>
        </w:rPr>
      </w:r>
      <w:commentRangeStart w:id="5"/>
      <w:r>
        <w:rPr>
          <w:b/>
          <w:bCs/>
        </w:rPr>
        <w:t xml:space="preserve">Champs non gardé : </w:t>
      </w:r>
      <w:r>
        <w:rPr>
          <w:b/>
          <w:bCs/>
          <w:color w:val="ee0000"/>
        </w:rPr>
        <w:t xml:space="preserve">Métier doit revoir l’utilité de ces colonnes </w:t>
      </w:r>
      <w:ins w:id="53" w:author="Khady Bâ" w:date="2026-05-26T12:37:53Z" oouserid="kba">
        <w:r>
          <w:rPr>
            <w:rFonts w:ascii="Calibri" w:hAnsi="Calibri" w:eastAsia="Calibri" w:cs="Calibri"/>
            <w:color w:val="000000"/>
            <w:sz w:val="20"/>
          </w:rPr>
          <w:t xml:space="preserve">La dimension PERIODE est commune à l’ensemble des modèles. Elle définit l’exercice sur lequel est réalisé l’élaboration budgétaire.</w:t>
        </w:r>
      </w:ins>
      <w:ins w:id="54" w:author="Khady Bâ" w:date="2026-05-26T12:39:02Z" oouserid="kba">
        <w:r>
          <w:t xml:space="preserve"> Voir maintenant s’il est pertinant de le garder dans le nouveau modèle avec les mêmes champs.</w:t>
        </w:r>
      </w:ins>
      <w:ins w:id="55" w:author="Khady Bâ" w:date="2026-05-26T12:38:23Z" oouserid="kba">
        <w:r>
          <w:rPr>
            <w:rFonts w:ascii="Calibri" w:hAnsi="Calibri" w:eastAsia="Calibri" w:cs="Calibri"/>
            <w:sz w:val="20"/>
          </w:rPr>
        </w:r>
      </w:ins>
      <w:commentRangeEnd w:id="5"/>
      <w:r>
        <w:commentReference w:id="5"/>
      </w:r>
      <w:r/>
      <w:r/>
    </w:p>
    <w:p>
      <w:pPr>
        <w:pStyle w:val="935"/>
        <w:numPr>
          <w:ilvl w:val="0"/>
          <w:numId w:val="4"/>
        </w:numPr>
        <w:pBdr/>
        <w:spacing w:after="120"/>
        <w:ind/>
        <w:rPr/>
      </w:pPr>
      <w:r>
        <w:t xml:space="preserve">BASE_Period</w:t>
      </w:r>
      <w:r>
        <w:t xml:space="preserve"> (toujours 12)</w:t>
      </w:r>
      <w:r/>
    </w:p>
    <w:p>
      <w:pPr>
        <w:pStyle w:val="935"/>
        <w:numPr>
          <w:ilvl w:val="0"/>
          <w:numId w:val="4"/>
        </w:numPr>
        <w:pBdr/>
        <w:spacing w:after="120"/>
        <w:ind/>
        <w:rPr/>
      </w:pPr>
      <w:r>
        <w:t xml:space="preserve">Level</w:t>
      </w:r>
      <w:r>
        <w:t xml:space="preserve"> (toujours Year)</w:t>
      </w:r>
      <w:r/>
    </w:p>
    <w:p>
      <w:pPr>
        <w:pStyle w:val="935"/>
        <w:numPr>
          <w:ilvl w:val="0"/>
          <w:numId w:val="4"/>
        </w:numPr>
        <w:pBdr/>
        <w:spacing w:after="120"/>
        <w:ind/>
        <w:rPr/>
      </w:pPr>
      <w:r>
        <w:t xml:space="preserve">Mounthnum</w:t>
      </w:r>
      <w:r>
        <w:t xml:space="preserve"> (toujours 12)</w:t>
      </w:r>
      <w:r/>
    </w:p>
    <w:p>
      <w:pPr>
        <w:pStyle w:val="935"/>
        <w:numPr>
          <w:ilvl w:val="0"/>
          <w:numId w:val="4"/>
        </w:numPr>
        <w:pBdr/>
        <w:spacing w:after="120"/>
        <w:ind/>
        <w:rPr/>
      </w:pPr>
      <w:r>
        <w:t xml:space="preserve">Period</w:t>
      </w:r>
      <w:r>
        <w:t xml:space="preserve"> (Toujours total)</w:t>
      </w:r>
      <w:r/>
    </w:p>
    <w:p>
      <w:pPr>
        <w:pStyle w:val="935"/>
        <w:numPr>
          <w:ilvl w:val="0"/>
          <w:numId w:val="4"/>
        </w:numPr>
        <w:pBdr/>
        <w:spacing w:after="120"/>
        <w:ind/>
        <w:rPr/>
      </w:pPr>
      <w:r>
        <w:t xml:space="preserve">TimeID</w:t>
      </w:r>
      <w:r>
        <w:t xml:space="preserve"> (toujours null)</w:t>
      </w:r>
      <w:r/>
    </w:p>
    <w:p>
      <w:pPr>
        <w:pBdr/>
        <w:spacing w:after="120"/>
        <w:ind/>
        <w:rPr>
          <w:b/>
          <w:bCs/>
        </w:rPr>
      </w:pPr>
      <w:r>
        <w:rPr>
          <w:b/>
          <w:bCs/>
        </w:rPr>
      </w:r>
      <w:r>
        <w:rPr>
          <w:b/>
          <w:bCs/>
        </w:rPr>
      </w:r>
      <w:r>
        <w:rPr>
          <w:b/>
          <w:bCs/>
        </w:rPr>
      </w:r>
    </w:p>
    <w:p>
      <w:pPr>
        <w:pBdr/>
        <w:spacing w:after="120"/>
        <w:ind/>
        <w:rPr>
          <w:b/>
          <w:bCs/>
        </w:rPr>
      </w:pPr>
      <w:r>
        <w:rPr>
          <w:b/>
          <w:bCs/>
        </w:rPr>
      </w:r>
      <w:r>
        <w:rPr>
          <w:b/>
          <w:bCs/>
        </w:rPr>
      </w:r>
      <w:r>
        <w:rPr>
          <w:b/>
          <w:bCs/>
        </w:rPr>
      </w:r>
    </w:p>
    <w:p>
      <w:pPr>
        <w:pBdr/>
        <w:spacing w:after="120"/>
        <w:ind/>
        <w:rPr/>
      </w:pPr>
      <w:r>
        <w:rPr>
          <w:b/>
          <w:bCs/>
        </w:rPr>
        <w:t xml:space="preserve">Relations :</w:t>
      </w:r>
      <w:r/>
    </w:p>
    <w:p>
      <w:pPr>
        <w:pStyle w:val="935"/>
        <w:numPr>
          <w:ilvl w:val="0"/>
          <w:numId w:val="3"/>
        </w:numPr>
        <w:pBdr/>
        <w:spacing/>
        <w:ind/>
        <w:rPr/>
      </w:pPr>
      <w:r>
        <w:t xml:space="preserve">Chaînage temporel via apres_periode_id et avant_periode_id.</w:t>
      </w:r>
      <w:r/>
    </w:p>
    <w:p>
      <w:pPr>
        <w:pBdr/>
        <w:spacing w:after="120"/>
        <w:ind/>
        <w:rPr/>
      </w:pPr>
      <w:r>
        <w:rPr>
          <w:b/>
          <w:bCs/>
        </w:rPr>
        <w:t xml:space="preserve">Contraintes métier :</w:t>
      </w:r>
      <w:r/>
    </w:p>
    <w:p>
      <w:pPr>
        <w:pStyle w:val="935"/>
        <w:numPr>
          <w:ilvl w:val="0"/>
          <w:numId w:val="3"/>
        </w:numPr>
        <w:pBdr/>
        <w:spacing/>
        <w:ind/>
        <w:rPr/>
      </w:pPr>
      <w:r>
        <w:t xml:space="preserve">1. code_periode unique.</w:t>
      </w:r>
      <w:r/>
    </w:p>
    <w:p>
      <w:pPr>
        <w:pStyle w:val="935"/>
        <w:numPr>
          <w:ilvl w:val="0"/>
          <w:numId w:val="3"/>
        </w:numPr>
        <w:pBdr/>
        <w:spacing/>
        <w:ind/>
        <w:rPr/>
      </w:pPr>
      <w:r>
        <w:t xml:space="preserve">2. Chaînage cohérent : si A est avant B, alors B doit être après A.</w:t>
      </w:r>
      <w:r/>
    </w:p>
    <w:p>
      <w:pPr>
        <w:pStyle w:val="935"/>
        <w:numPr>
          <w:ilvl w:val="0"/>
          <w:numId w:val="3"/>
        </w:numPr>
        <w:pBdr/>
        <w:spacing/>
        <w:ind/>
        <w:rPr/>
      </w:pPr>
      <w:r>
        <w:t xml:space="preserve">3. annee doit correspondre à la période.</w:t>
      </w:r>
      <w:r/>
    </w:p>
    <w:p>
      <w:pPr>
        <w:pStyle w:val="926"/>
        <w:numPr>
          <w:ilvl w:val="2"/>
          <w:numId w:val="2"/>
        </w:numPr>
        <w:pBdr/>
        <w:spacing/>
        <w:ind/>
        <w:rPr/>
      </w:pPr>
      <w:r/>
      <w:bookmarkStart w:id="50" w:name="_Toc229689872"/>
      <w:r/>
      <w:bookmarkStart w:id="51" w:name="_Toc229084404"/>
      <w:r/>
      <w:bookmarkEnd w:id="50"/>
      <w:r/>
      <w:bookmarkStart w:id="261186453" w:name="_Toc817162315"/>
      <w:r>
        <w:t xml:space="preserve">Phase (P1)</w:t>
      </w:r>
      <w:bookmarkEnd w:id="51"/>
      <w:r/>
      <w:bookmarkEnd w:id="261186453"/>
      <w:r/>
      <w:r/>
    </w:p>
    <w:p>
      <w:pPr>
        <w:pBdr>
          <w:top w:val="none" w:color="000000" w:sz="4" w:space="0"/>
          <w:left w:val="none" w:color="000000" w:sz="4" w:space="0"/>
          <w:bottom w:val="none" w:color="000000" w:sz="4" w:space="0"/>
          <w:right w:val="none" w:color="000000" w:sz="4" w:space="0"/>
        </w:pBdr>
        <w:spacing w:after="160" w:before="0" w:line="257" w:lineRule="auto"/>
        <w:ind w:right="0" w:firstLine="0" w:left="0"/>
        <w:jc w:val="both"/>
        <w:rPr>
          <w:ins w:id="56" w:author="Khady Bâ" w:date="2026-05-26T12:40:55Z" oouserid="kba"/>
        </w:rPr>
        <w:pPrChange w:author="Khady Bâ" w:date="2026-05-26T12:40:55Z" w:id="57" oouserid="kba">
          <w:pPr>
            <w:pBdr/>
            <w:spacing/>
            <w:ind/>
          </w:pPr>
        </w:pPrChange>
      </w:pPr>
      <w:r>
        <w:rPr>
          <w:b/>
          <w:bCs/>
        </w:rPr>
        <w:t xml:space="preserve">Rôle métier : </w:t>
      </w:r>
      <w:r>
        <w:t xml:space="preserve">phases du processus budgétaire avec gestion des versions. Utilisée par les scripts de versionning (VERSION_CADRAGE, VERSION_CME).</w:t>
      </w:r>
      <w:ins w:id="58" w:author="Khady Bâ" w:date="2026-05-26T12:40:54Z" oouserid="kba">
        <w:r>
          <w:t xml:space="preserve"> </w:t>
        </w:r>
      </w:ins>
      <w:ins w:id="59" w:author="Khady Bâ" w:date="2026-05-26T12:40:55Z" oouserid="kba">
        <w:r>
          <w:rPr>
            <w:rFonts w:ascii="Calibri" w:hAnsi="Calibri" w:eastAsia="Calibri" w:cs="Calibri"/>
            <w:color w:val="000000"/>
            <w:sz w:val="20"/>
          </w:rPr>
          <w:t xml:space="preserve">La dimension PHASE est commune à l’ensemble des modèles. Elle permet de distinguer les phases budgétaires : Travaille-t-on sur des chiffres prévisionnels, ou réalisés ? Des crédits LFI, LFR ou exécuté ? etc…</w:t>
        </w:r>
      </w:ins>
      <w:ins w:id="60" w:author="Khady Bâ" w:date="2026-05-26T12:41:53Z" oouserid="kba">
        <w:r>
          <w:t xml:space="preserve">  Cf document de paramétrage paragraphe 2.2.2.6</w:t>
        </w:r>
      </w:ins>
      <w:ins w:id="61" w:author="Khady Bâ" w:date="2026-05-26T12:40:55Z" oouserid="kba">
        <w:r/>
      </w:ins>
    </w:p>
    <w:p>
      <w:pPr>
        <w:pBdr/>
        <w:spacing w:after="120"/>
        <w:ind/>
        <w:rPr/>
      </w:pPr>
      <w:ins w:id="62" w:author="Bilail  BEN YAHIA" w:date="2026-06-01T09:54:37Z" oouserid="bilail.benyahia@ouidou.fr">
        <w:r>
          <mc:AlternateContent>
            <mc:Choice Requires="wpg">
              <w:drawing>
                <wp:inline xmlns:wp="http://schemas.openxmlformats.org/drawingml/2006/wordprocessingDrawing" distT="0" distB="0" distL="0" distR="0">
                  <wp:extent cx="6120130" cy="448809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0040" name=""/>
                          <pic:cNvPicPr>
                            <a:picLocks noChangeAspect="1"/>
                          </pic:cNvPicPr>
                          <pic:nvPr/>
                        </pic:nvPicPr>
                        <pic:blipFill>
                          <a:blip r:embed="rId17"/>
                          <a:stretch/>
                        </pic:blipFill>
                        <pic:spPr bwMode="auto">
                          <a:xfrm>
                            <a:off x="0" y="0"/>
                            <a:ext cx="6120129" cy="4488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353.39pt;mso-wrap-distance-left:0.00pt;mso-wrap-distance-top:0.00pt;mso-wrap-distance-right:0.00pt;mso-wrap-distance-bottom:0.00pt;z-index:1;" stroked="false">
                  <v:imagedata r:id="rId17" o:title=""/>
                  <o:lock v:ext="edit" rotation="t"/>
                </v:shape>
              </w:pict>
            </mc:Fallback>
          </mc:AlternateContent>
        </w:r>
      </w:ins>
      <w:r/>
    </w:p>
    <w:p>
      <w:pPr>
        <w:pBdr/>
        <w:spacing w:after="120"/>
        <w:ind/>
        <w:rPr/>
      </w:pPr>
      <w:r>
        <w:t xml:space="preserve">Au-delà des phases fonctionnelles SIGIF (CADRAGE, CAMPAGNE, PREPARATION, EXECUTION, PILOTAGE), la dimension PHASE BPC porte des codes plus granulaires.</w:t>
      </w:r>
      <w:r/>
    </w:p>
    <w:p>
      <w:pPr>
        <w:pBdr/>
        <w:spacing w:after="120"/>
        <w:ind/>
        <w:rPr/>
      </w:pPr>
      <w:r>
        <w:t xml:space="preserve">Statique pas forcement d’édition sur ce réferentiel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12"/>
        <w:gridCol w:w="3212"/>
        <w:gridCol w:w="3214"/>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Code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b/>
                <w:bCs/>
                <w:color w:val="ffffff"/>
                <w:sz w:val="18"/>
                <w:szCs w:val="18"/>
              </w:rPr>
              <w:t xml:space="preserve">Phase fonctionnelle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EXE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Exécuté (crédits réels — alimentation depuis BW)</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EXECUTION / PILOTAGE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REEL</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Réalisé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PILOTAGE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PROV</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Provisoire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PILOTAGE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LFI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Loi de Finances Initiale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EXECUTION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LFR1 / LFR2 / LFR3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Lois de Finances Rectificatives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EXECUTION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PREVN1 / N2 / N3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Prévisions N+1, N+2, N+3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CADRAGE / CAMPAGNE</w:t>
            </w:r>
            <w:r/>
          </w:p>
        </w:tc>
      </w:tr>
    </w:tbl>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10"/>
        <w:gridCol w:w="1883"/>
        <w:gridCol w:w="952"/>
        <w:gridCol w:w="2999"/>
        <w:gridCol w:w="1894"/>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id_phase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code_phase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PHASE001, LFI, EXE, PROV</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Phase de cadrage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year_type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Type d'année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Métier doit revenir sur cette colonne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parent_phase_id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FK → id_phase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Phase parente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calcul</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Indicateur pour scripts de versionning</w:t>
            </w:r>
            <w:r>
              <w:rPr>
                <w:sz w:val="18"/>
                <w:szCs w:val="18"/>
              </w:rPr>
              <w:t xml:space="preserve">. Permet d’identifier les phases </w:t>
            </w:r>
            <w:r>
              <w:rPr>
                <w:sz w:val="18"/>
                <w:szCs w:val="18"/>
              </w:rPr>
              <w:t xml:space="preserve">à</w:t>
            </w:r>
            <w:r>
              <w:rPr>
                <w:sz w:val="18"/>
                <w:szCs w:val="18"/>
              </w:rPr>
              <w:t xml:space="preserve"> prendre en compte dans le versionning</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VERSION_CADRAGE, VERSION_CME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version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Version interne à la dimension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v1.0</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pPr>
            <w:r>
              <w:rPr>
                <w:sz w:val="18"/>
                <w:szCs w:val="18"/>
              </w:rPr>
              <w:t xml:space="preserve">actif, inactif</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10" w:type="dxa"/>
            <w:textDirection w:val="lrTb"/>
            <w:noWrap w:val="false"/>
          </w:tcPr>
          <w:p>
            <w:pPr>
              <w:pBdr/>
              <w:spacing w:line="240" w:lineRule="auto"/>
              <w:ind/>
              <w:jc w:val="left"/>
              <w:rPr>
                <w:sz w:val="18"/>
                <w:szCs w:val="18"/>
              </w:rPr>
            </w:pPr>
            <w:r>
              <w:rPr>
                <w:sz w:val="18"/>
                <w:szCs w:val="18"/>
              </w:rPr>
              <w:t xml:space="preserve">Acteur</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83" w:type="dxa"/>
            <w:textDirection w:val="lrTb"/>
            <w:noWrap w:val="false"/>
          </w:tcPr>
          <w:p>
            <w:pPr>
              <w:pBdr/>
              <w:spacing w:line="240" w:lineRule="auto"/>
              <w:ind/>
              <w:jc w:val="left"/>
              <w:rPr>
                <w:sz w:val="18"/>
                <w:szCs w:val="18"/>
              </w:rPr>
            </w:pPr>
            <w:r>
              <w:rPr>
                <w:sz w:val="18"/>
                <w:szCs w:val="18"/>
              </w:rPr>
              <w:t xml:space="preserve">Enum</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52"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999"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94" w:type="dxa"/>
            <w:textDirection w:val="lrTb"/>
            <w:noWrap w:val="false"/>
          </w:tcPr>
          <w:p>
            <w:pPr>
              <w:pBdr/>
              <w:spacing w:line="240" w:lineRule="auto"/>
              <w:ind/>
              <w:jc w:val="left"/>
              <w:rPr>
                <w:sz w:val="18"/>
                <w:szCs w:val="18"/>
              </w:rPr>
            </w:pPr>
            <w:r>
              <w:rPr>
                <w:sz w:val="18"/>
                <w:szCs w:val="18"/>
              </w:rPr>
              <w:t xml:space="preserve">DB, DGF</w:t>
            </w:r>
            <w:r>
              <w:rPr>
                <w:sz w:val="18"/>
                <w:szCs w:val="18"/>
              </w:rPr>
            </w:r>
            <w:r>
              <w:rPr>
                <w:sz w:val="18"/>
                <w:szCs w:val="18"/>
              </w:rPr>
            </w:r>
          </w:p>
        </w:tc>
      </w:tr>
    </w:tbl>
    <w:p>
      <w:pPr>
        <w:pBdr/>
        <w:spacing w:after="120"/>
        <w:ind/>
        <w:rPr/>
      </w:pPr>
      <w:r>
        <w:rPr>
          <w:b/>
          <w:bCs/>
        </w:rPr>
        <w:t xml:space="preserve">Relations :</w:t>
      </w:r>
      <w:r/>
    </w:p>
    <w:p>
      <w:pPr>
        <w:pStyle w:val="935"/>
        <w:numPr>
          <w:ilvl w:val="0"/>
          <w:numId w:val="3"/>
        </w:numPr>
        <w:pBdr/>
        <w:spacing/>
        <w:ind/>
        <w:rPr/>
      </w:pPr>
      <w:r>
        <w:t xml:space="preserve">Auto-référence hiérarchique : parent_phase_id → id_phase.</w:t>
      </w:r>
      <w:r/>
    </w:p>
    <w:p>
      <w:pPr>
        <w:pStyle w:val="935"/>
        <w:numPr>
          <w:ilvl w:val="0"/>
          <w:numId w:val="3"/>
        </w:numPr>
        <w:pBdr/>
        <w:spacing/>
        <w:ind/>
        <w:rPr/>
      </w:pPr>
      <w:r>
        <w:t xml:space="preserve">Référencée par Phase_Actor.id_phase.</w:t>
      </w:r>
      <w:r/>
    </w:p>
    <w:p>
      <w:pPr>
        <w:pBdr/>
        <w:spacing w:after="120"/>
        <w:ind/>
        <w:rPr/>
      </w:pPr>
      <w:r>
        <w:rPr>
          <w:b/>
          <w:bCs/>
        </w:rPr>
        <w:t xml:space="preserve">Contraintes métier :</w:t>
      </w:r>
      <w:r/>
    </w:p>
    <w:p>
      <w:pPr>
        <w:pStyle w:val="935"/>
        <w:numPr>
          <w:ilvl w:val="0"/>
          <w:numId w:val="3"/>
        </w:numPr>
        <w:pBdr/>
        <w:spacing/>
        <w:ind/>
        <w:rPr/>
      </w:pPr>
      <w:r>
        <w:t xml:space="preserve">1. code_phase unique.</w:t>
      </w:r>
      <w:r/>
    </w:p>
    <w:p>
      <w:pPr>
        <w:pStyle w:val="935"/>
        <w:numPr>
          <w:ilvl w:val="0"/>
          <w:numId w:val="3"/>
        </w:numPr>
        <w:pBdr/>
        <w:spacing/>
        <w:ind/>
        <w:rPr/>
      </w:pPr>
      <w:r>
        <w:t xml:space="preserve">2. Pas de cycle hiérarchique.</w:t>
      </w:r>
      <w:r/>
    </w:p>
    <w:p>
      <w:pPr>
        <w:pStyle w:val="926"/>
        <w:numPr>
          <w:ilvl w:val="2"/>
          <w:numId w:val="2"/>
        </w:numPr>
        <w:pBdr/>
        <w:spacing/>
        <w:ind/>
        <w:rPr/>
      </w:pPr>
      <w:r/>
      <w:bookmarkStart w:id="53" w:name="_Toc229689874"/>
      <w:r/>
      <w:bookmarkStart w:id="54" w:name="_Toc229689875"/>
      <w:r/>
      <w:bookmarkStart w:id="55" w:name="_Toc229084405"/>
      <w:r/>
      <w:bookmarkEnd w:id="53"/>
      <w:r/>
      <w:bookmarkEnd w:id="54"/>
      <w:r/>
      <w:bookmarkStart w:id="1405224717" w:name="_Toc1731478829"/>
      <w:r>
        <w:t xml:space="preserve">Categorie (P1)</w:t>
      </w:r>
      <w:bookmarkEnd w:id="55"/>
      <w:r/>
      <w:bookmarkEnd w:id="1405224717"/>
      <w:r/>
      <w:r/>
    </w:p>
    <w:p>
      <w:pPr>
        <w:pBdr/>
        <w:spacing w:after="120"/>
        <w:ind/>
        <w:rPr/>
      </w:pPr>
      <w:r>
        <w:rPr>
          <w:b/>
          <w:bCs/>
        </w:rPr>
        <w:t xml:space="preserve">Rôle métier : </w:t>
      </w:r>
      <w:r>
        <w:t xml:space="preserve">catégories de crédits budgétaires (AE, CP, CP_AE_ANT, CP_AE_NVL, Effectifs, Masse salariale) avec structure hiérarchique.</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id_categorie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code_categorie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AE, CP, CP_AE_ANT, CP_AE_NVL</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parent_categorie_id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id_categorie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Catégorie parente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TYPE</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Énum</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t xml:space="preserve">Permet de récupérer les valeurs pour construire les échéanciers</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Echéancier, null</w:t>
            </w:r>
            <w:r>
              <w:rPr>
                <w:sz w:val="18"/>
                <w:szCs w:val="18"/>
              </w:rPr>
            </w:r>
            <w:r>
              <w:rPr>
                <w:sz w:val="18"/>
                <w:szCs w:val="18"/>
              </w:rPr>
            </w:r>
          </w:p>
        </w:tc>
      </w:tr>
    </w:tbl>
    <w:p>
      <w:pPr>
        <w:pBdr/>
        <w:spacing w:after="120"/>
        <w:ind/>
        <w:rPr>
          <w:b/>
          <w:bCs/>
        </w:rPr>
      </w:pPr>
      <w:r>
        <w:rPr>
          <w:b/>
          <w:bCs/>
        </w:rPr>
      </w:r>
      <w:r>
        <w:rPr>
          <w:b/>
          <w:bCs/>
        </w:rPr>
      </w:r>
      <w:r>
        <w:rPr>
          <w:b/>
          <w:bCs/>
        </w:rPr>
      </w:r>
    </w:p>
    <w:p>
      <w:pPr>
        <w:pBdr/>
        <w:spacing w:after="120"/>
        <w:ind/>
        <w:rPr>
          <w:b/>
          <w:bCs/>
          <w:color w:val="ee0000"/>
        </w:rPr>
      </w:pPr>
      <w:r>
        <w:rPr>
          <w:b/>
          <w:bCs/>
        </w:rPr>
        <w:t xml:space="preserve">Champs non gardé : </w:t>
      </w:r>
      <w:r>
        <w:rPr>
          <w:b/>
          <w:bCs/>
          <w:color w:val="ee0000"/>
        </w:rPr>
      </w:r>
      <w:r>
        <w:rPr>
          <w:b/>
          <w:bCs/>
          <w:color w:val="ee0000"/>
        </w:rPr>
      </w:r>
    </w:p>
    <w:p>
      <w:pPr>
        <w:pStyle w:val="935"/>
        <w:numPr>
          <w:ilvl w:val="0"/>
          <w:numId w:val="5"/>
        </w:numPr>
        <w:pBdr/>
        <w:spacing w:after="120"/>
        <w:ind/>
        <w:rPr/>
      </w:pPr>
      <w:r>
        <w:t xml:space="preserve">Scaling</w:t>
      </w:r>
      <w:r/>
    </w:p>
    <w:p>
      <w:pPr>
        <w:pBdr/>
        <w:spacing w:after="120"/>
        <w:ind/>
        <w:rPr/>
      </w:pPr>
      <w:r>
        <w:rPr>
          <w:b/>
          <w:bCs/>
        </w:rPr>
        <w:t xml:space="preserve">Relations :</w:t>
      </w:r>
      <w:r/>
    </w:p>
    <w:p>
      <w:pPr>
        <w:pStyle w:val="935"/>
        <w:numPr>
          <w:ilvl w:val="0"/>
          <w:numId w:val="3"/>
        </w:numPr>
        <w:pBdr/>
        <w:spacing/>
        <w:ind/>
        <w:rPr/>
      </w:pPr>
      <w:r>
        <w:t xml:space="preserve">Auto-référence hiérarchique : parent_categorie_id → id_categorie.</w:t>
      </w:r>
      <w:r/>
    </w:p>
    <w:p>
      <w:pPr>
        <w:pBdr/>
        <w:spacing w:after="120"/>
        <w:ind/>
        <w:rPr/>
      </w:pPr>
      <w:r>
        <w:rPr>
          <w:b/>
          <w:bCs/>
        </w:rPr>
        <w:t xml:space="preserve">Contraintes métier :</w:t>
      </w:r>
      <w:r/>
    </w:p>
    <w:p>
      <w:pPr>
        <w:pStyle w:val="935"/>
        <w:numPr>
          <w:ilvl w:val="0"/>
          <w:numId w:val="3"/>
        </w:numPr>
        <w:pBdr/>
        <w:spacing/>
        <w:ind/>
        <w:rPr/>
      </w:pPr>
      <w:r>
        <w:t xml:space="preserve">1. code_categorie unique.</w:t>
      </w:r>
      <w:r/>
    </w:p>
    <w:p>
      <w:pPr>
        <w:pStyle w:val="935"/>
        <w:numPr>
          <w:ilvl w:val="0"/>
          <w:numId w:val="3"/>
        </w:numPr>
        <w:pBdr/>
        <w:spacing/>
        <w:ind/>
        <w:rPr/>
      </w:pPr>
      <w:r>
        <w:t xml:space="preserve">2. Pas de cycle hiérarchique.</w:t>
      </w:r>
      <w:r/>
    </w:p>
    <w:p>
      <w:pPr>
        <w:pStyle w:val="926"/>
        <w:numPr>
          <w:ilvl w:val="2"/>
          <w:numId w:val="2"/>
        </w:numPr>
        <w:pBdr/>
        <w:spacing/>
        <w:ind/>
        <w:rPr/>
      </w:pPr>
      <w:r/>
      <w:bookmarkStart w:id="57" w:name="_Toc229084406"/>
      <w:r/>
      <w:bookmarkStart w:id="1998463516" w:name="_Toc1528207254"/>
      <w:r>
        <w:t xml:space="preserve">Indicateur (P1)</w:t>
      </w:r>
      <w:bookmarkEnd w:id="57"/>
      <w:r/>
      <w:bookmarkEnd w:id="1998463516"/>
      <w:ins w:id="63" w:author="Bilail  BEN YAHIA" w:date="2026-06-01T10:02:51Z" oouserid="bilail.benyahia@ouidou.fr">
        <w:r>
          <w:t xml:space="preserve"> (renommé en indicateur de cadrage macro ?)</w:t>
        </w:r>
      </w:ins>
      <w:r/>
    </w:p>
    <w:p>
      <w:pPr>
        <w:pBdr/>
        <w:spacing w:after="120"/>
        <w:ind/>
        <w:rPr/>
      </w:pPr>
      <w:r>
        <w:rPr>
          <w:b/>
          <w:bCs/>
        </w:rPr>
        <w:t xml:space="preserve">Rôle métier : </w:t>
      </w:r>
      <w:r>
        <w:t xml:space="preserve">indicateurs </w:t>
      </w:r>
      <w:r>
        <w:rPr>
          <w:rFonts w:ascii="Calibri" w:hAnsi="Calibri" w:eastAsia="Calibri" w:cs="Calibri"/>
          <w:color w:val="000000"/>
          <w:sz w:val="20"/>
        </w:rPr>
        <w:t xml:space="preserve">macro-économiques </w:t>
      </w:r>
      <w:r>
        <w:t xml:space="preserve"> avec structure hiérarchique et gestion des acteurs intervenant dans les workflows de validation.</w:t>
      </w:r>
      <w:r>
        <w:t xml:space="preserve"> Utilisé dans le cadrage</w:t>
      </w:r>
      <w:r>
        <w:t xml:space="preserve"> (cadrage budgétaire et cadrage macro-economique)</w:t>
      </w:r>
      <w:r>
        <w:t xml:space="preserve">. Cf document de paramétrage paragraphe 2.2.3.2 ;</w:t>
      </w:r>
      <w:ins w:id="64" w:author="Bilail  BEN YAHIA" w:date="2026-06-01T10:02:13Z" oouserid="bilail.benyahia@ouidou.fr">
        <w:r>
          <w:t xml:space="preserve"> (pas lié au cadre de performance)</w:t>
        </w:r>
      </w:ins>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id_indicateur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code_indicateur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IND001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Taux de réalisation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parent_indicateur_id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id_indicateur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Indicateur parent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obsolète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Calcul</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Boolean</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t xml:space="preserve">Structure PIB script</w:t>
            </w:r>
            <w:r>
              <w:rPr>
                <w:sz w:val="18"/>
                <w:szCs w:val="18"/>
              </w:rPr>
              <w:t xml:space="preserve"> identifier les lignes. Dans le cadrage</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r>
    </w:tbl>
    <w:p>
      <w:pPr>
        <w:pBdr/>
        <w:spacing w:after="120"/>
        <w:ind/>
        <w:rPr>
          <w:b/>
          <w:bCs/>
        </w:rPr>
      </w:pPr>
      <w:r>
        <w:rPr>
          <w:b/>
          <w:bCs/>
        </w:rPr>
      </w:r>
      <w:ins w:id="65" w:author="Bilail  BEN YAHIA" w:date="2026-06-01T10:07:50Z" oouserid="bilail.benyahia@ouidou.fr">
        <w:r>
          <mc:AlternateContent>
            <mc:Choice Requires="wpg">
              <w:drawing>
                <wp:inline xmlns:wp="http://schemas.openxmlformats.org/drawingml/2006/wordprocessingDrawing" distT="0" distB="0" distL="0" distR="0">
                  <wp:extent cx="6120130" cy="254697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2343" name=""/>
                          <pic:cNvPicPr>
                            <a:picLocks noChangeAspect="1"/>
                          </pic:cNvPicPr>
                          <pic:nvPr/>
                        </pic:nvPicPr>
                        <pic:blipFill>
                          <a:blip r:embed="rId18"/>
                          <a:stretch/>
                        </pic:blipFill>
                        <pic:spPr bwMode="auto">
                          <a:xfrm>
                            <a:off x="0" y="0"/>
                            <a:ext cx="6120129" cy="25469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200.55pt;mso-wrap-distance-left:0.00pt;mso-wrap-distance-top:0.00pt;mso-wrap-distance-right:0.00pt;mso-wrap-distance-bottom:0.00pt;z-index:1;" stroked="false">
                  <v:imagedata r:id="rId18" o:title=""/>
                  <o:lock v:ext="edit" rotation="t"/>
                </v:shape>
              </w:pict>
            </mc:Fallback>
          </mc:AlternateContent>
        </w:r>
      </w:ins>
      <w:r>
        <w:rPr>
          <w:b/>
          <w:bCs/>
        </w:rPr>
      </w:r>
      <w:r>
        <w:rPr>
          <w:b/>
          <w:bCs/>
        </w:rPr>
      </w:r>
    </w:p>
    <w:p>
      <w:pPr>
        <w:pBdr/>
        <w:spacing w:after="120"/>
        <w:ind/>
        <w:rPr>
          <w:b/>
          <w:bCs/>
        </w:rPr>
      </w:pPr>
      <w:r>
        <w:rPr>
          <w:b/>
          <w:bCs/>
        </w:rPr>
      </w:r>
      <w:r>
        <w:rPr>
          <w:b/>
          <w:bCs/>
        </w:rPr>
      </w:r>
      <w:r>
        <w:rPr>
          <w:b/>
          <w:bCs/>
        </w:rPr>
      </w:r>
    </w:p>
    <w:p>
      <w:pPr>
        <w:pBdr/>
        <w:spacing w:after="120"/>
        <w:ind/>
        <w:rPr/>
      </w:pPr>
      <w:r>
        <w:rPr>
          <w:b/>
          <w:bCs/>
        </w:rPr>
        <w:t xml:space="preserve">Relations :</w:t>
      </w:r>
      <w:r/>
    </w:p>
    <w:p>
      <w:pPr>
        <w:pStyle w:val="935"/>
        <w:numPr>
          <w:ilvl w:val="0"/>
          <w:numId w:val="3"/>
        </w:numPr>
        <w:pBdr/>
        <w:spacing/>
        <w:ind/>
        <w:rPr/>
      </w:pPr>
      <w:r>
        <w:t xml:space="preserve">Auto-référence hiérarchique : parent_indicateur_id → id_indicateur.</w:t>
      </w:r>
      <w:r/>
    </w:p>
    <w:p>
      <w:pPr>
        <w:pStyle w:val="935"/>
        <w:numPr>
          <w:ilvl w:val="0"/>
          <w:numId w:val="3"/>
        </w:numPr>
        <w:pBdr/>
        <w:spacing/>
        <w:ind/>
        <w:rPr/>
      </w:pPr>
      <w:r>
        <w:t xml:space="preserve">Référencée par Indicateur_Actor.id_indicateur.</w:t>
      </w:r>
      <w:r/>
    </w:p>
    <w:p>
      <w:pPr>
        <w:pBdr/>
        <w:spacing w:after="120"/>
        <w:ind/>
        <w:rPr/>
      </w:pPr>
      <w:r>
        <w:rPr>
          <w:b/>
          <w:bCs/>
        </w:rPr>
        <w:t xml:space="preserve">Contraintes métier :</w:t>
      </w:r>
      <w:r/>
    </w:p>
    <w:p>
      <w:pPr>
        <w:pStyle w:val="935"/>
        <w:numPr>
          <w:ilvl w:val="0"/>
          <w:numId w:val="3"/>
        </w:numPr>
        <w:pBdr/>
        <w:spacing/>
        <w:ind/>
        <w:rPr/>
      </w:pPr>
      <w:r>
        <w:t xml:space="preserve">1. code_indicateur unique.</w:t>
      </w:r>
      <w:r/>
    </w:p>
    <w:p>
      <w:pPr>
        <w:pStyle w:val="935"/>
        <w:numPr>
          <w:ilvl w:val="0"/>
          <w:numId w:val="3"/>
        </w:numPr>
        <w:pBdr/>
        <w:spacing/>
        <w:ind/>
        <w:rPr/>
      </w:pPr>
      <w:r>
        <w:t xml:space="preserve">2. Statuts autorisés : actif, obsolète.</w:t>
      </w:r>
      <w:r/>
    </w:p>
    <w:p>
      <w:pPr>
        <w:pStyle w:val="935"/>
        <w:numPr>
          <w:ilvl w:val="0"/>
          <w:numId w:val="3"/>
        </w:numPr>
        <w:pBdr/>
        <w:spacing/>
        <w:ind/>
        <w:rPr/>
      </w:pPr>
      <w:r>
        <w:t xml:space="preserve">3. Un indicateur peut devenir obsolète sans être supprimé.</w:t>
      </w:r>
      <w:r/>
    </w:p>
    <w:p>
      <w:pPr>
        <w:pBdr/>
        <w:spacing w:after="120"/>
        <w:ind/>
        <w:rPr/>
      </w:pPr>
      <w:r>
        <w:rPr>
          <w:b/>
          <w:bCs/>
        </w:rPr>
        <w:t xml:space="preserve">Règles de gestion spécifiques :</w:t>
      </w:r>
      <w:r/>
    </w:p>
    <w:p>
      <w:pPr>
        <w:pStyle w:val="935"/>
        <w:numPr>
          <w:ilvl w:val="0"/>
          <w:numId w:val="3"/>
        </w:numPr>
        <w:pBdr/>
        <w:spacing/>
        <w:ind/>
        <w:rPr/>
      </w:pPr>
      <w:r>
        <w:t xml:space="preserve">Acteurs gérés via Indicateur_Actor (cf. chapitre 8.2.20).</w:t>
      </w:r>
      <w:r/>
    </w:p>
    <w:p>
      <w:pPr>
        <w:pStyle w:val="926"/>
        <w:numPr>
          <w:ilvl w:val="2"/>
          <w:numId w:val="2"/>
        </w:numPr>
        <w:pBdr/>
        <w:spacing/>
        <w:ind/>
        <w:rPr/>
      </w:pPr>
      <w:r/>
      <w:bookmarkStart w:id="59" w:name="_Toc229084407"/>
      <w:r/>
      <w:bookmarkStart w:id="1430696779" w:name="_Toc652791075"/>
      <w:r>
        <w:t xml:space="preserve">Indicateurs (P1)</w:t>
      </w:r>
      <w:bookmarkEnd w:id="59"/>
      <w:r/>
      <w:bookmarkEnd w:id="1430696779"/>
      <w:r/>
      <w:r/>
    </w:p>
    <w:p>
      <w:pPr>
        <w:pBdr>
          <w:top w:val="none" w:color="000000" w:sz="4" w:space="0"/>
          <w:left w:val="none" w:color="000000" w:sz="4" w:space="0"/>
          <w:bottom w:val="none" w:color="000000" w:sz="4" w:space="0"/>
          <w:right w:val="none" w:color="000000" w:sz="4" w:space="0"/>
        </w:pBdr>
        <w:spacing w:after="160" w:before="0" w:line="257" w:lineRule="auto"/>
        <w:ind w:right="0" w:firstLine="0" w:left="0"/>
        <w:rPr>
          <w:ins w:id="66" w:author="Khady Bâ" w:date="2026-05-26T12:54:18Z" oouserid="kba"/>
        </w:rPr>
      </w:pPr>
      <w:r>
        <w:rPr>
          <w:b/>
          <w:bCs/>
        </w:rPr>
        <w:t xml:space="preserve">Rôle métier : </w:t>
      </w:r>
      <w:r>
        <w:t xml:space="preserve">collection d'indicateurs avec structure hiérarchique. Coexiste avec Indicateur ; rôle distinct à clarifier (cf. chapitre 11.4 et 14.2 PO-REF-10).</w:t>
      </w:r>
      <w:ins w:id="67" w:author="Khady Bâ" w:date="2026-05-26T12:54:16Z" oouserid="kba">
        <w:r>
          <w:t xml:space="preserve"> </w:t>
        </w:r>
      </w:ins>
      <w:ins w:id="68" w:author="Khady Bâ" w:date="2026-05-26T12:54:18Z" oouserid="kba">
        <w:r>
          <w:rPr>
            <w:rFonts w:ascii="Calibri" w:hAnsi="Calibri" w:eastAsia="Calibri" w:cs="Calibri"/>
            <w:color w:val="000000"/>
            <w:sz w:val="20"/>
          </w:rPr>
          <w:t xml:space="preserve">La dimension indicateurs (financiers) contient les membres des Tableaux d’Equilibre et de Financement, annexes des Lois des Finances (LFI ou LFR).</w:t>
        </w:r>
      </w:ins>
      <w:ins w:id="69" w:author="Khady Bâ" w:date="2026-05-26T12:56:55Z" oouserid="kba">
        <w:r>
          <w:t xml:space="preserve"> </w:t>
        </w:r>
      </w:ins>
      <w:ins w:id="70" w:author="Khady Bâ" w:date="2026-05-26T12:56:56Z" oouserid="kba">
        <w:r>
          <w:t xml:space="preserve">Cf document de paramétrage paragraphe 2.2.5.4</w:t>
        </w:r>
      </w:ins>
      <w:ins w:id="71" w:author="Bilail  BEN YAHIA" w:date="2026-06-01T10:09:13Z" oouserid="bilail.benyahia@ouidou.fr">
        <w:r>
          <w:t xml:space="preserve">, </w:t>
        </w:r>
      </w:ins>
      <w:ins w:id="72" w:author="Bilail  BEN YAHIA" w:date="2026-06-01T10:09:13Z" oouserid="bilail.benyahia@ouidou.fr">
        <w:r>
          <w:t xml:space="preserve">(pas lié au cadre de performance)</w:t>
        </w:r>
      </w:ins>
      <w:ins w:id="73" w:author="Khady Bâ" w:date="2026-05-26T12:54:18Z" oouserid="kba">
        <w:r/>
      </w:ins>
    </w:p>
    <w:p>
      <w:pPr>
        <w:pBdr/>
        <w:spacing w:after="120"/>
        <w:ind/>
        <w:rPr/>
      </w:pPr>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2120"/>
        <w:gridCol w:w="1156"/>
        <w:gridCol w:w="4242"/>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id_indicateurs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Identifiant technique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code_indicateurs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Code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parent_indicateurs_id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FK → id_indicateurs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Parent dans la hiérarchie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début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fin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État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z w:val="18"/>
                <w:szCs w:val="18"/>
              </w:rPr>
            </w:pPr>
            <w:r>
              <w:rPr>
                <w:sz w:val="18"/>
                <w:szCs w:val="18"/>
              </w:rPr>
              <w:t xml:space="preserve">Type</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z w:val="18"/>
                <w:szCs w:val="18"/>
              </w:rPr>
            </w:pPr>
            <w:r>
              <w:rPr>
                <w:sz w:val="18"/>
                <w:szCs w:val="18"/>
              </w:rPr>
              <w:t xml:space="preserve">Énum</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z w:val="18"/>
                <w:szCs w:val="18"/>
              </w:rPr>
            </w:pPr>
            <w:r>
              <w:rPr>
                <w:sz w:val="18"/>
                <w:szCs w:val="18"/>
              </w:rPr>
              <w:t xml:space="preserve">FIN ou EQ</w:t>
            </w:r>
            <w:r>
              <w:rPr>
                <w:sz w:val="18"/>
                <w:szCs w:val="18"/>
              </w:rPr>
            </w:r>
            <w:r>
              <w:rPr>
                <w:sz w:val="18"/>
                <w:szCs w:val="18"/>
              </w:rPr>
            </w:r>
          </w:p>
        </w:tc>
      </w:tr>
    </w:tbl>
    <w:p>
      <w:pPr>
        <w:pBdr/>
        <w:spacing w:after="120"/>
        <w:ind/>
        <w:rPr>
          <w:ins w:id="74" w:author="Bilail  BEN YAHIA" w:date="2026-06-01T10:08:12Z" oouserid="bilail.benyahia@ouidou.fr"/>
        </w:rPr>
      </w:pPr>
      <w:ins w:id="75" w:author="Bilail  BEN YAHIA" w:date="2026-06-01T10:08:12Z" oouserid="bilail.benyahia@ouidou.fr">
        <w:r>
          <w:rPr>
            <w:b/>
            <w:bCs/>
            <w:highlight w:val="none"/>
          </w:rPr>
        </w:r>
      </w:ins>
      <w:ins w:id="76" w:author="Bilail  BEN YAHIA" w:date="2026-06-01T10:08:12Z" oouserid="bilail.benyahia@ouidou.fr">
        <w:r>
          <w:rPr>
            <w:b/>
            <w:bCs/>
            <w:highlight w:val="none"/>
          </w:rPr>
        </w:r>
      </w:ins>
      <w:ins w:id="77" w:author="Bilail  BEN YAHIA" w:date="2026-06-01T10:08:12Z" oouserid="bilail.benyahia@ouidou.fr">
        <w:r/>
      </w:ins>
    </w:p>
    <w:p>
      <w:pPr>
        <w:pBdr/>
        <w:spacing w:after="120"/>
        <w:ind/>
        <w:rPr>
          <w:ins w:id="78" w:author="Bilail  BEN YAHIA" w:date="2026-06-01T10:08:34Z" oouserid="bilail.benyahia@ouidou.fr"/>
          <w:b/>
          <w:bCs/>
        </w:rPr>
      </w:pPr>
      <w:r>
        <w:rPr>
          <w:b/>
          <w:bCs/>
        </w:rPr>
      </w:r>
      <w:ins w:id="79" w:author="Bilail  BEN YAHIA" w:date="2026-06-01T10:08:28Z" oouserid="bilail.benyahia@ouidou.fr">
        <w:r>
          <mc:AlternateContent>
            <mc:Choice Requires="wpg">
              <w:drawing>
                <wp:inline xmlns:wp="http://schemas.openxmlformats.org/drawingml/2006/wordprocessingDrawing" distT="0" distB="0" distL="0" distR="0">
                  <wp:extent cx="6120130" cy="332318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58831" name=""/>
                          <pic:cNvPicPr>
                            <a:picLocks noChangeAspect="1"/>
                          </pic:cNvPicPr>
                          <pic:nvPr/>
                        </pic:nvPicPr>
                        <pic:blipFill>
                          <a:blip r:embed="rId19"/>
                          <a:stretch/>
                        </pic:blipFill>
                        <pic:spPr bwMode="auto">
                          <a:xfrm>
                            <a:off x="0" y="0"/>
                            <a:ext cx="6120129" cy="3323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261.67pt;mso-wrap-distance-left:0.00pt;mso-wrap-distance-top:0.00pt;mso-wrap-distance-right:0.00pt;mso-wrap-distance-bottom:0.00pt;z-index:1;" stroked="false">
                  <v:imagedata r:id="rId19" o:title=""/>
                  <o:lock v:ext="edit" rotation="t"/>
                </v:shape>
              </w:pict>
            </mc:Fallback>
          </mc:AlternateContent>
        </w:r>
      </w:ins>
      <w:ins w:id="80" w:author="Bilail  BEN YAHIA" w:date="2026-06-01T10:08:34Z" oouserid="bilail.benyahia@ouidou.fr">
        <w:r>
          <w:rPr>
            <w:b/>
            <w:bCs/>
          </w:rPr>
        </w:r>
      </w:ins>
      <w:ins w:id="81" w:author="Bilail  BEN YAHIA" w:date="2026-06-01T10:08:34Z" oouserid="bilail.benyahia@ouidou.fr">
        <w:r>
          <w:rPr>
            <w:b/>
            <w:bCs/>
          </w:rPr>
        </w:r>
      </w:ins>
    </w:p>
    <w:p>
      <w:pPr>
        <w:pBdr/>
        <w:spacing w:after="120"/>
        <w:ind/>
        <w:rPr>
          <w:b/>
          <w:bCs/>
          <w:highlight w:val="none"/>
        </w:rPr>
      </w:pPr>
      <w:r>
        <w:rPr>
          <w:b/>
          <w:bCs/>
        </w:rPr>
        <w:t xml:space="preserve">Relations :</w:t>
      </w:r>
      <w:r>
        <w:rPr>
          <w:b/>
          <w:bCs/>
          <w:highlight w:val="none"/>
        </w:rPr>
      </w:r>
      <w:r>
        <w:rPr>
          <w:b/>
          <w:bCs/>
          <w:highlight w:val="none"/>
        </w:rPr>
      </w:r>
    </w:p>
    <w:p>
      <w:pPr>
        <w:pStyle w:val="935"/>
        <w:numPr>
          <w:ilvl w:val="0"/>
          <w:numId w:val="3"/>
        </w:numPr>
        <w:pBdr/>
        <w:spacing/>
        <w:ind/>
        <w:rPr/>
      </w:pPr>
      <w:r>
        <w:t xml:space="preserve">Auto-référence hiérarchique : parent_indicateurs_id → id_indicateurs.</w:t>
      </w:r>
      <w:r/>
    </w:p>
    <w:p>
      <w:pPr>
        <w:pBdr/>
        <w:spacing w:after="120"/>
        <w:ind/>
        <w:rPr/>
      </w:pPr>
      <w:r>
        <w:rPr>
          <w:b/>
          <w:bCs/>
        </w:rPr>
        <w:t xml:space="preserve">Contraintes métier :</w:t>
      </w:r>
      <w:r/>
    </w:p>
    <w:p>
      <w:pPr>
        <w:pStyle w:val="935"/>
        <w:numPr>
          <w:ilvl w:val="0"/>
          <w:numId w:val="3"/>
        </w:numPr>
        <w:pBdr/>
        <w:spacing/>
        <w:ind/>
        <w:rPr/>
      </w:pPr>
      <w:r>
        <w:t xml:space="preserve">1. code_indicateurs unique ; pas de cycle.</w:t>
      </w:r>
      <w:r/>
    </w:p>
    <w:p>
      <w:pPr>
        <w:pStyle w:val="926"/>
        <w:numPr>
          <w:ilvl w:val="2"/>
          <w:numId w:val="2"/>
        </w:numPr>
        <w:pBdr/>
        <w:spacing/>
        <w:ind/>
        <w:rPr/>
      </w:pPr>
      <w:r/>
      <w:bookmarkStart w:id="61" w:name="_Toc229084408"/>
      <w:r/>
      <w:bookmarkStart w:id="544901347" w:name="_Toc1726796143"/>
      <w:r>
        <w:t xml:space="preserve">Objectifs (P1)</w:t>
      </w:r>
      <w:bookmarkEnd w:id="61"/>
      <w:r>
        <w:t xml:space="preserve"> Déplacé dans le micro service Cadre Performance</w:t>
      </w:r>
      <w:bookmarkEnd w:id="544901347"/>
      <w:r/>
      <w:r/>
    </w:p>
    <w:p>
      <w:pPr>
        <w:pBdr/>
        <w:spacing w:after="120"/>
        <w:ind/>
        <w:rPr>
          <w:strike/>
        </w:rPr>
      </w:pPr>
      <w:r>
        <w:rPr>
          <w:b/>
          <w:bCs/>
          <w:strike/>
        </w:rPr>
        <w:t xml:space="preserve">Rôle métier : </w:t>
      </w:r>
      <w:r>
        <w:rPr>
          <w:strike/>
        </w:rPr>
        <w:t xml:space="preserve">objectifs hiérarchisés des programmes (alias ObjectifPerformance).</w:t>
      </w:r>
      <w:r>
        <w:rPr>
          <w:strike/>
        </w:rPr>
        <w:t xml:space="preserve"> Cadre de Performance</w:t>
      </w:r>
      <w:r>
        <w:rPr>
          <w:strike/>
        </w:rPr>
      </w:r>
      <w:r>
        <w:rPr>
          <w:strike/>
        </w:rPr>
      </w:r>
    </w:p>
    <w:p>
      <w:pPr>
        <w:pBdr/>
        <w:spacing w:after="120"/>
        <w:ind/>
        <w:rPr>
          <w:strike/>
        </w:rPr>
      </w:pPr>
      <w:r>
        <w:rPr>
          <w:b/>
          <w:bCs/>
          <w:strike/>
        </w:rPr>
        <w:t xml:space="preserve">Structure de la table :</w:t>
      </w:r>
      <w:r>
        <w:rPr>
          <w:strike/>
        </w:rPr>
      </w:r>
      <w:r>
        <w:rPr>
          <w:strike/>
        </w:rP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2120"/>
        <w:gridCol w:w="1156"/>
        <w:gridCol w:w="4242"/>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b/>
                <w:bCs/>
                <w:strike/>
                <w:color w:val="ffffff"/>
                <w:sz w:val="18"/>
                <w:szCs w:val="18"/>
              </w:rPr>
              <w:t xml:space="preserve">Colonne</w:t>
            </w:r>
            <w:r>
              <w:rPr>
                <w:strike/>
              </w:rPr>
            </w:r>
            <w:r>
              <w:rPr>
                <w:strike/>
              </w:rP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b/>
                <w:bCs/>
                <w:strike/>
                <w:color w:val="ffffff"/>
                <w:sz w:val="18"/>
                <w:szCs w:val="18"/>
              </w:rPr>
              <w:t xml:space="preserve">Type</w:t>
            </w:r>
            <w:r>
              <w:rPr>
                <w:strike/>
              </w:rPr>
            </w:r>
            <w:r>
              <w:rPr>
                <w:strike/>
              </w:rP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b/>
                <w:bCs/>
                <w:strike/>
                <w:color w:val="ffffff"/>
                <w:sz w:val="18"/>
                <w:szCs w:val="18"/>
              </w:rPr>
              <w:t xml:space="preserve">Oblig.</w:t>
            </w:r>
            <w:r>
              <w:rPr>
                <w:strike/>
              </w:rPr>
            </w:r>
            <w:r>
              <w:rPr>
                <w:strike/>
              </w:rP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b/>
                <w:bCs/>
                <w:strike/>
                <w:color w:val="ffffff"/>
                <w:sz w:val="18"/>
                <w:szCs w:val="18"/>
              </w:rPr>
              <w:t xml:space="preserve">Description</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id_objectifs</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Entier</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strike/>
                <w:sz w:val="18"/>
                <w:szCs w:val="18"/>
              </w:rPr>
              <w:t xml:space="preserve">Oui</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strike/>
                <w:sz w:val="18"/>
                <w:szCs w:val="18"/>
              </w:rPr>
              <w:t xml:space="preserve">Identifiant technique unique</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code_objectifs</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Texte</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strike/>
                <w:sz w:val="18"/>
                <w:szCs w:val="18"/>
              </w:rPr>
              <w:t xml:space="preserve">Oui</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strike/>
                <w:sz w:val="18"/>
                <w:szCs w:val="18"/>
              </w:rPr>
              <w:t xml:space="preserve">Code unique</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description</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Texte</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strike/>
                <w:sz w:val="18"/>
                <w:szCs w:val="18"/>
              </w:rPr>
              <w:t xml:space="preserve">Oui</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strike/>
                <w:sz w:val="18"/>
                <w:szCs w:val="18"/>
              </w:rPr>
              <w:t xml:space="preserve">Description</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parent_objectifs_id</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FK → id_objectifs</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strike/>
                <w:sz w:val="18"/>
                <w:szCs w:val="18"/>
              </w:rPr>
              <w:t xml:space="preserve">Non</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strike/>
                <w:sz w:val="18"/>
                <w:szCs w:val="18"/>
              </w:rPr>
              <w:t xml:space="preserve">Parent</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date_debut</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Date</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strike/>
                <w:sz w:val="18"/>
                <w:szCs w:val="18"/>
              </w:rPr>
              <w:t xml:space="preserve">Oui</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strike/>
                <w:sz w:val="18"/>
                <w:szCs w:val="18"/>
              </w:rPr>
              <w:t xml:space="preserve">Date de début</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date_fin</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Date</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strike/>
                <w:sz w:val="18"/>
                <w:szCs w:val="18"/>
              </w:rPr>
              <w:t xml:space="preserve">Non</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strike/>
                <w:sz w:val="18"/>
                <w:szCs w:val="18"/>
              </w:rPr>
              <w:t xml:space="preserve">Date de fin</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statut</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rPr>
            </w:pPr>
            <w:r>
              <w:rPr>
                <w:strike/>
                <w:sz w:val="18"/>
                <w:szCs w:val="18"/>
              </w:rPr>
              <w:t xml:space="preserve">Énum</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rPr>
            </w:pPr>
            <w:r>
              <w:rPr>
                <w:strike/>
                <w:sz w:val="18"/>
                <w:szCs w:val="18"/>
              </w:rPr>
              <w:t xml:space="preserve">Oui</w:t>
            </w:r>
            <w:r>
              <w:rPr>
                <w:strike/>
              </w:rPr>
            </w:r>
            <w:r>
              <w:rPr>
                <w:strike/>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rPr>
            </w:pPr>
            <w:r>
              <w:rPr>
                <w:strike/>
                <w:sz w:val="18"/>
                <w:szCs w:val="18"/>
              </w:rPr>
              <w:t xml:space="preserve">État</w:t>
            </w:r>
            <w:r>
              <w:rPr>
                <w:strike/>
              </w:rPr>
            </w:r>
            <w:r>
              <w:rPr>
                <w:strike/>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t xml:space="preserve">Action</w:t>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t xml:space="preserve">Format</w:t>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t xml:space="preserve">Objectif</w:t>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strike/>
                <w:sz w:val="18"/>
                <w:szCs w:val="18"/>
              </w:rPr>
            </w:pPr>
            <w:r>
              <w:rPr>
                <w:strike/>
                <w:sz w:val="18"/>
                <w:szCs w:val="18"/>
              </w:rPr>
            </w:r>
            <w:r>
              <w:rPr>
                <w:strike/>
                <w:sz w:val="18"/>
                <w:szCs w:val="18"/>
              </w:rPr>
            </w:r>
            <w:r>
              <w:rPr>
                <w:strike/>
                <w:sz w:val="18"/>
                <w:szCs w:val="18"/>
              </w:rPr>
            </w:r>
          </w:p>
        </w:tc>
      </w:tr>
    </w:tbl>
    <w:p>
      <w:pPr>
        <w:pBdr/>
        <w:spacing w:after="120"/>
        <w:ind/>
        <w:rPr>
          <w:strike/>
        </w:rPr>
      </w:pPr>
      <w:r>
        <w:rPr>
          <w:b/>
          <w:bCs/>
          <w:strike/>
        </w:rPr>
        <w:t xml:space="preserve">Relations :</w:t>
      </w:r>
      <w:r>
        <w:rPr>
          <w:strike/>
        </w:rPr>
      </w:r>
      <w:r>
        <w:rPr>
          <w:strike/>
        </w:rPr>
      </w:r>
    </w:p>
    <w:p>
      <w:pPr>
        <w:pStyle w:val="935"/>
        <w:numPr>
          <w:ilvl w:val="0"/>
          <w:numId w:val="3"/>
        </w:numPr>
        <w:pBdr/>
        <w:spacing/>
        <w:ind/>
        <w:rPr>
          <w:strike/>
        </w:rPr>
      </w:pPr>
      <w:r>
        <w:rPr>
          <w:strike/>
        </w:rPr>
        <w:t xml:space="preserve">Auto-référence hiérarchique : parent_objectifs_id → id_objectifs.</w:t>
      </w:r>
      <w:r>
        <w:rPr>
          <w:strike/>
        </w:rPr>
      </w:r>
      <w:r>
        <w:rPr>
          <w:strike/>
        </w:rPr>
      </w:r>
    </w:p>
    <w:p>
      <w:pPr>
        <w:pBdr/>
        <w:spacing w:after="120"/>
        <w:ind/>
        <w:rPr>
          <w:strike/>
        </w:rPr>
      </w:pPr>
      <w:r>
        <w:rPr>
          <w:b/>
          <w:bCs/>
          <w:strike/>
        </w:rPr>
        <w:t xml:space="preserve">Contraintes métier :</w:t>
      </w:r>
      <w:r>
        <w:rPr>
          <w:strike/>
        </w:rPr>
      </w:r>
      <w:r>
        <w:rPr>
          <w:strike/>
        </w:rPr>
      </w:r>
    </w:p>
    <w:p>
      <w:pPr>
        <w:pStyle w:val="935"/>
        <w:numPr>
          <w:ilvl w:val="0"/>
          <w:numId w:val="3"/>
        </w:numPr>
        <w:pBdr/>
        <w:spacing/>
        <w:ind/>
        <w:rPr>
          <w:strike/>
        </w:rPr>
      </w:pPr>
      <w:r>
        <w:rPr>
          <w:strike/>
        </w:rPr>
        <w:t xml:space="preserve">1. code_objectifs unique ; pas de cycle.</w:t>
      </w:r>
      <w:r>
        <w:rPr>
          <w:strike/>
        </w:rPr>
      </w:r>
      <w:r>
        <w:rPr>
          <w:strike/>
        </w:rPr>
      </w:r>
    </w:p>
    <w:p>
      <w:pPr>
        <w:pStyle w:val="926"/>
        <w:numPr>
          <w:ilvl w:val="2"/>
          <w:numId w:val="2"/>
        </w:numPr>
        <w:pBdr/>
        <w:spacing/>
        <w:ind/>
        <w:rPr/>
      </w:pPr>
      <w:r/>
      <w:bookmarkStart w:id="63" w:name="_Toc229084409"/>
      <w:r/>
      <w:bookmarkStart w:id="1448809579" w:name="_Toc1563286583"/>
      <w:r>
        <w:t xml:space="preserve">Livrable (P1)</w:t>
      </w:r>
      <w:bookmarkEnd w:id="63"/>
      <w:r/>
      <w:bookmarkEnd w:id="1448809579"/>
      <w:r/>
      <w:r/>
    </w:p>
    <w:p>
      <w:pPr>
        <w:pBdr/>
        <w:spacing w:after="120"/>
        <w:ind/>
        <w:rPr/>
      </w:pPr>
      <w:r>
        <w:rPr>
          <w:b/>
          <w:bCs/>
        </w:rPr>
        <w:t xml:space="preserve">Rôle métier : </w:t>
      </w:r>
      <w:r>
        <w:t xml:space="preserve">livrables hiérarchisés des programmes.</w:t>
      </w:r>
      <w:ins w:id="82" w:author="Khady Bâ" w:date="2026-05-26T13:00:02Z" oouserid="kba">
        <w:r>
          <w:t xml:space="preserve"> </w:t>
        </w:r>
      </w:ins>
      <w:ins w:id="83" w:author="Khady Bâ" w:date="2026-05-26T13:00:03Z" oouserid="kba">
        <w:r>
          <w:rPr>
            <w:rFonts w:ascii="Calibri" w:hAnsi="Calibri" w:eastAsia="Calibri" w:cs="Calibri"/>
            <w:color w:val="000000"/>
            <w:sz w:val="20"/>
          </w:rPr>
          <w:t xml:space="preserve">La dimension livrable définit les livrables officiels portant le budget de l’Etat, et est la dimension du responsable des statuts de travail pour les cubes Budgétaire et Performance. </w:t>
        </w:r>
      </w:ins>
      <w:ins w:id="84" w:author="Khady Bâ" w:date="2026-05-26T13:00:22Z" oouserid="kba">
        <w:r>
          <w:t xml:space="preserve"> </w:t>
        </w:r>
      </w:ins>
      <w:ins w:id="85" w:author="Khady Bâ" w:date="2026-05-26T13:00:28Z" oouserid="kba">
        <w:r>
          <w:t xml:space="preserve">Cf document de paramétrage paragraphe 2.2.</w:t>
        </w:r>
      </w:ins>
      <w:ins w:id="86" w:author="Khady Bâ" w:date="2026-05-26T13:00:32Z" oouserid="kba">
        <w:r>
          <w:t xml:space="preserve">2.3</w:t>
        </w:r>
      </w:ins>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2120"/>
        <w:gridCol w:w="1156"/>
        <w:gridCol w:w="4242"/>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r>
            <w:commentRangeStart w:id="6"/>
            <w:r>
              <w:rPr>
                <w:b/>
                <w:bCs/>
                <w:color w:val="ffffff"/>
                <w:sz w:val="18"/>
                <w:szCs w:val="18"/>
              </w:rPr>
              <w:t xml:space="preserve">Colonne</w:t>
            </w:r>
            <w:commentRangeEnd w:id="6"/>
            <w:r>
              <w:commentReference w:id="6"/>
            </w:r>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id_livrable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Identifiant technique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code_livrable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Code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parent_livrable_id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FK → id_livrable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Parent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début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fin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État</w:t>
            </w:r>
            <w:r/>
          </w:p>
        </w:tc>
      </w:tr>
    </w:tbl>
    <w:p>
      <w:pPr>
        <w:pBdr/>
        <w:spacing w:after="120"/>
        <w:ind/>
        <w:rPr/>
      </w:pPr>
      <w:r>
        <w:rPr>
          <w:b/>
          <w:bCs/>
        </w:rPr>
        <w:t xml:space="preserve">Relations :</w:t>
      </w:r>
      <w:r/>
    </w:p>
    <w:p>
      <w:pPr>
        <w:pStyle w:val="935"/>
        <w:numPr>
          <w:ilvl w:val="0"/>
          <w:numId w:val="3"/>
        </w:numPr>
        <w:pBdr/>
        <w:spacing/>
        <w:ind/>
        <w:rPr/>
      </w:pPr>
      <w:r>
        <w:t xml:space="preserve">Auto-référence hiérarchique : parent_livrable_id → id_livrable.</w:t>
      </w:r>
      <w:r/>
    </w:p>
    <w:p>
      <w:pPr>
        <w:pBdr/>
        <w:spacing w:after="120"/>
        <w:ind/>
        <w:rPr/>
      </w:pPr>
      <w:r>
        <w:rPr>
          <w:b/>
          <w:bCs/>
        </w:rPr>
        <w:t xml:space="preserve">Contraintes métier :</w:t>
      </w:r>
      <w:r/>
    </w:p>
    <w:p>
      <w:pPr>
        <w:pStyle w:val="935"/>
        <w:numPr>
          <w:ilvl w:val="0"/>
          <w:numId w:val="3"/>
        </w:numPr>
        <w:pBdr/>
        <w:spacing/>
        <w:ind/>
        <w:rPr/>
      </w:pPr>
      <w:r>
        <w:t xml:space="preserve">1. code_livrable unique ; pas de cycle.</w:t>
      </w:r>
      <w:r/>
    </w:p>
    <w:p>
      <w:pPr>
        <w:pBdr/>
        <w:spacing w:after="80"/>
        <w:ind/>
        <w:rPr>
          <w:ins w:id="87" w:author="Bilail  BEN YAHIA" w:date="2026-06-01T10:11:56Z" oouserid="bilail.benyahia@ouidou.fr"/>
          <w:highlight w:val="none"/>
        </w:rPr>
      </w:pPr>
      <w:r>
        <w:t xml:space="preserve">A voir l’utilité de ce</w:t>
      </w:r>
      <w:r>
        <w:t xml:space="preserve"> référentiel</w:t>
      </w:r>
      <w:ins w:id="88" w:author="Bilail  BEN YAHIA" w:date="2026-06-01T10:11:56Z" oouserid="bilail.benyahia@ouidou.fr">
        <w:r>
          <w:rPr>
            <w:highlight w:val="none"/>
          </w:rPr>
        </w:r>
      </w:ins>
      <w:ins w:id="89" w:author="Bilail  BEN YAHIA" w:date="2026-06-01T10:11:56Z" oouserid="bilail.benyahia@ouidou.fr">
        <w:r>
          <w:rPr>
            <w:highlight w:val="none"/>
          </w:rPr>
        </w:r>
      </w:ins>
    </w:p>
    <w:p>
      <w:pPr>
        <w:pBdr/>
        <w:spacing w:after="80"/>
        <w:ind/>
        <w:rPr>
          <w:ins w:id="90" w:author="Bilail  BEN YAHIA" w:date="2026-06-01T10:17:45Z" oouserid="bilail.benyahia@ouidou.fr"/>
          <w:highlight w:val="none"/>
        </w:rPr>
      </w:pPr>
      <w:ins w:id="91" w:author="Bilail  BEN YAHIA" w:date="2026-06-01T10:17:49Z" oouserid="bilail.benyahia@ouidou.fr">
        <w:r>
          <w:rPr>
            <w:highlight w:val="none"/>
          </w:rPr>
        </w:r>
      </w:ins>
      <w:ins w:id="92" w:author="Bilail  BEN YAHIA" w:date="2026-06-01T10:17:45Z" oouserid="bilail.benyahia@ouidou.fr">
        <w:r>
          <w:rPr>
            <w:highlight w:val="none"/>
          </w:rPr>
        </w:r>
      </w:ins>
      <w:ins w:id="93" w:author="Bilail  BEN YAHIA" w:date="2026-06-01T10:17:45Z" oouserid="bilail.benyahia@ouidou.fr">
        <w:r>
          <w:rPr>
            <w:highlight w:val="none"/>
          </w:rPr>
        </w:r>
      </w:ins>
    </w:p>
    <w:p>
      <w:pPr>
        <w:pBdr/>
        <w:spacing w:after="80"/>
        <w:ind/>
        <w:rPr/>
      </w:pPr>
      <w:ins w:id="94" w:author="Bilail  BEN YAHIA" w:date="2026-06-01T10:11:56Z" oouserid="bilail.benyahia@ouidou.fr">
        <w:r>
          <w:rPr>
            <w:highlight w:val="none"/>
          </w:rPr>
        </w:r>
      </w:ins>
      <w:ins w:id="95" w:author="Bilail  BEN YAHIA" w:date="2026-06-01T10:12:19Z" oouserid="bilail.benyahia@ouidou.fr">
        <w:r>
          <mc:AlternateContent>
            <mc:Choice Requires="wpg">
              <w:drawing>
                <wp:inline xmlns:wp="http://schemas.openxmlformats.org/drawingml/2006/wordprocessingDrawing" distT="0" distB="0" distL="0" distR="0">
                  <wp:extent cx="6120130" cy="496726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5945" name=""/>
                          <pic:cNvPicPr>
                            <a:picLocks noChangeAspect="1"/>
                          </pic:cNvPicPr>
                          <pic:nvPr/>
                        </pic:nvPicPr>
                        <pic:blipFill>
                          <a:blip r:embed="rId20"/>
                          <a:stretch/>
                        </pic:blipFill>
                        <pic:spPr bwMode="auto">
                          <a:xfrm>
                            <a:off x="0" y="0"/>
                            <a:ext cx="6120129" cy="4967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90pt;height:391.12pt;mso-wrap-distance-left:0.00pt;mso-wrap-distance-top:0.00pt;mso-wrap-distance-right:0.00pt;mso-wrap-distance-bottom:0.00pt;z-index:1;" stroked="false">
                  <v:imagedata r:id="rId20" o:title=""/>
                  <o:lock v:ext="edit" rotation="t"/>
                </v:shape>
              </w:pict>
            </mc:Fallback>
          </mc:AlternateContent>
        </w:r>
      </w:ins>
      <w:r>
        <w:rPr>
          <w:highlight w:val="none"/>
        </w:rPr>
      </w:r>
      <w:r/>
    </w:p>
    <w:p>
      <w:pPr>
        <w:pBdr/>
        <w:spacing w:after="80"/>
        <w:ind/>
        <w:rPr/>
      </w:pPr>
      <w:r>
        <w:t xml:space="preserve">« DPPD</w:t>
      </w:r>
      <w:r>
        <w:tab/>
      </w:r>
      <w:r>
        <w:t xml:space="preserve">Document de Programmation Pluriannuel des Dépenses</w:t>
      </w:r>
      <w:r/>
    </w:p>
    <w:p>
      <w:pPr>
        <w:pBdr/>
        <w:spacing w:after="80"/>
        <w:ind/>
        <w:rPr/>
      </w:pPr>
      <w:r>
        <w:t xml:space="preserve">GEST_DAGE_DB</w:t>
      </w:r>
      <w:r>
        <w:tab/>
      </w:r>
      <w:r>
        <w:t xml:space="preserve">DAGE &amp; DB Gestionnaire</w:t>
      </w:r>
      <w:r/>
    </w:p>
    <w:p>
      <w:pPr>
        <w:pBdr/>
        <w:spacing w:after="80"/>
        <w:ind/>
        <w:rPr/>
      </w:pPr>
      <w:r>
        <w:t xml:space="preserve">GEST_DB</w:t>
      </w:r>
      <w:r>
        <w:tab/>
      </w:r>
      <w:r>
        <w:t xml:space="preserve">DB Gestionnaire</w:t>
      </w:r>
      <w:r/>
    </w:p>
    <w:p>
      <w:pPr>
        <w:pBdr/>
        <w:spacing w:after="80"/>
        <w:ind/>
        <w:rPr/>
      </w:pPr>
      <w:r>
        <w:t xml:space="preserve">L_LFI</w:t>
      </w:r>
      <w:r>
        <w:tab/>
      </w:r>
      <w:r>
        <w:t xml:space="preserve">Annexes LFI</w:t>
      </w:r>
      <w:r/>
    </w:p>
    <w:p>
      <w:pPr>
        <w:pBdr/>
        <w:spacing w:after="80"/>
        <w:ind/>
        <w:rPr/>
      </w:pPr>
      <w:r>
        <w:t xml:space="preserve">L_LFR1</w:t>
      </w:r>
      <w:r>
        <w:tab/>
      </w:r>
      <w:r>
        <w:t xml:space="preserve">LFR 1</w:t>
      </w:r>
      <w:r/>
    </w:p>
    <w:p>
      <w:pPr>
        <w:pBdr/>
        <w:spacing w:after="80"/>
        <w:ind/>
        <w:rPr/>
      </w:pPr>
      <w:r>
        <w:t xml:space="preserve">L_LFR2</w:t>
      </w:r>
      <w:r>
        <w:tab/>
      </w:r>
      <w:r>
        <w:t xml:space="preserve">LFR 2</w:t>
      </w:r>
      <w:r/>
    </w:p>
    <w:p>
      <w:pPr>
        <w:pBdr/>
        <w:spacing w:after="80"/>
        <w:ind/>
        <w:rPr/>
      </w:pPr>
      <w:r>
        <w:t xml:space="preserve">L_LFR3</w:t>
      </w:r>
      <w:r>
        <w:tab/>
      </w:r>
      <w:r>
        <w:t xml:space="preserve">LFR 3</w:t>
      </w:r>
      <w:r/>
    </w:p>
    <w:p>
      <w:pPr>
        <w:pBdr/>
        <w:spacing w:after="80"/>
        <w:ind/>
        <w:rPr/>
      </w:pPr>
      <w:r>
        <w:t xml:space="preserve">LIV_0</w:t>
      </w:r>
      <w:r>
        <w:tab/>
      </w:r>
      <w:r>
        <w:t xml:space="preserve">AUCUN</w:t>
      </w:r>
      <w:r/>
    </w:p>
    <w:p>
      <w:pPr>
        <w:pBdr/>
        <w:spacing w:after="80"/>
        <w:ind/>
        <w:rPr/>
      </w:pPr>
      <w:r>
        <w:t xml:space="preserve">NEB</w:t>
      </w:r>
      <w:r>
        <w:tab/>
      </w:r>
      <w:r>
        <w:t xml:space="preserve">Notifications des enveloppes budgétaires</w:t>
      </w:r>
      <w:r/>
    </w:p>
    <w:p>
      <w:pPr>
        <w:pBdr/>
        <w:spacing w:after="80"/>
        <w:ind/>
        <w:rPr/>
      </w:pPr>
      <w:r>
        <w:t xml:space="preserve">PAP</w:t>
      </w:r>
      <w:r>
        <w:tab/>
      </w:r>
      <w:r>
        <w:t xml:space="preserve">Projet Annuel de Performance</w:t>
      </w:r>
      <w:r/>
    </w:p>
    <w:p>
      <w:pPr>
        <w:pBdr/>
        <w:spacing w:after="80"/>
        <w:ind/>
        <w:rPr/>
      </w:pPr>
      <w:r>
        <w:t xml:space="preserve">RAP</w:t>
      </w:r>
      <w:r>
        <w:tab/>
      </w:r>
      <w:r>
        <w:t xml:space="preserve">Rapport Annuel de Performance »</w:t>
      </w:r>
      <w:r/>
    </w:p>
    <w:p>
      <w:pPr>
        <w:pStyle w:val="926"/>
        <w:numPr>
          <w:ilvl w:val="2"/>
          <w:numId w:val="2"/>
        </w:numPr>
        <w:pBdr/>
        <w:spacing/>
        <w:ind/>
        <w:rPr/>
      </w:pPr>
      <w:r/>
      <w:bookmarkStart w:id="65" w:name="_Toc229084410"/>
      <w:r/>
      <w:bookmarkStart w:id="1479043219" w:name="_Toc1963160087"/>
      <w:r>
        <w:t xml:space="preserve">Genre (P1)</w:t>
      </w:r>
      <w:bookmarkEnd w:id="65"/>
      <w:r/>
      <w:bookmarkEnd w:id="1479043219"/>
      <w:r/>
      <w:r/>
    </w:p>
    <w:p>
      <w:pPr>
        <w:pBdr/>
        <w:spacing w:after="120"/>
        <w:ind/>
        <w:rPr/>
      </w:pPr>
      <w:r>
        <w:rPr>
          <w:b/>
          <w:bCs/>
        </w:rPr>
        <w:t xml:space="preserve">Rôle métier : </w:t>
      </w:r>
      <w:r>
        <w:t xml:space="preserve">dimension Genre avec structure hiérarchique pour classification supplémentaire des opérations budgétaires.</w:t>
      </w:r>
      <w:r>
        <w:t xml:space="preserve"> Dans le cadrage</w:t>
      </w:r>
      <w:ins w:id="96" w:author="Khady Bâ" w:date="2026-05-26T13:01:33Z" oouserid="kba">
        <w:r>
          <w:t xml:space="preserve">. </w:t>
        </w:r>
      </w:ins>
      <w:ins w:id="97" w:author="Khady Bâ" w:date="2026-05-26T13:01:34Z" oouserid="kba">
        <w:r>
          <w:rPr>
            <w:rFonts w:ascii="Calibri" w:hAnsi="Calibri" w:eastAsia="Calibri" w:cs="Calibri"/>
            <w:color w:val="000000"/>
            <w:sz w:val="20"/>
          </w:rPr>
          <w:t xml:space="preserve">La dimension genre sert dans le cadrage budgétaire détaillé par section pour représenter le niveau « sous mesure ». Elle est également utilisée dans le MP1.1 pour les tableaux relatifs aux comptes nationaux et les indicateurs démographiques (SP 1-1-2-3 Tab</w:t>
        </w:r>
      </w:ins>
      <w:ins w:id="98" w:author="Khady Bâ" w:date="2026-05-26T13:01:34Z" oouserid="kba">
        <w:r>
          <w:rPr>
            <w:rFonts w:ascii="Calibri" w:hAnsi="Calibri" w:eastAsia="Calibri" w:cs="Calibri"/>
            <w:color w:val="000000"/>
            <w:sz w:val="20"/>
          </w:rPr>
          <w:t xml:space="preserve">leaux de source ANSD). </w:t>
        </w:r>
      </w:ins>
      <w:ins w:id="99" w:author="Khady Bâ" w:date="2026-05-26T13:01:54Z" oouserid="kba">
        <w:r>
          <w:t xml:space="preserve"> </w:t>
        </w:r>
      </w:ins>
      <w:ins w:id="100" w:author="Khady Bâ" w:date="2026-05-26T13:01:55Z" oouserid="kba">
        <w:r>
          <w:t xml:space="preserve">Cf document de paramétrage paragraphe 2.2.</w:t>
        </w:r>
      </w:ins>
      <w:ins w:id="101" w:author="Khady Bâ" w:date="2026-05-26T13:02:00Z" oouserid="kba">
        <w:r>
          <w:t xml:space="preserve">3.1</w:t>
        </w:r>
      </w:ins>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id_genre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code_genre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GEN001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parent_genre_id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id_genre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Parent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Type</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sz w:val="18"/>
                <w:szCs w:val="18"/>
              </w:rPr>
            </w:pPr>
            <w:r>
              <w:rPr>
                <w:sz w:val="18"/>
                <w:szCs w:val="18"/>
              </w:rPr>
              <w:t xml:space="preserve">ENUM</w:t>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sz w:val="18"/>
                <w:szCs w:val="18"/>
              </w:rPr>
            </w:pPr>
            <w:r>
              <w:rPr>
                <w:sz w:val="18"/>
                <w:szCs w:val="18"/>
              </w:rPr>
            </w:r>
            <w:r>
              <w:rPr>
                <w:sz w:val="18"/>
                <w:szCs w:val="18"/>
              </w:rPr>
            </w:r>
            <w:r>
              <w:rPr>
                <w:sz w:val="18"/>
                <w:szCs w:val="18"/>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sz w:val="18"/>
                <w:szCs w:val="18"/>
              </w:rPr>
            </w:pPr>
            <w:r>
              <w:rPr>
                <w:sz w:val="18"/>
                <w:szCs w:val="18"/>
              </w:rPr>
              <w:t xml:space="preserve">Sex</w:t>
            </w:r>
            <w:r>
              <w:rPr>
                <w:sz w:val="18"/>
                <w:szCs w:val="18"/>
              </w:rPr>
              <w:t xml:space="preserve">e, PIB, Type Mesure</w:t>
            </w:r>
            <w:r>
              <w:rPr>
                <w:sz w:val="18"/>
                <w:szCs w:val="18"/>
              </w:rPr>
            </w:r>
            <w:r>
              <w:rPr>
                <w:sz w:val="18"/>
                <w:szCs w:val="18"/>
              </w:rPr>
            </w:r>
          </w:p>
        </w:tc>
      </w:tr>
    </w:tbl>
    <w:p>
      <w:pPr>
        <w:pBdr/>
        <w:spacing w:after="120"/>
        <w:ind/>
        <w:rPr/>
      </w:pPr>
      <w:r>
        <w:rPr>
          <w:b/>
          <w:bCs/>
        </w:rPr>
        <w:t xml:space="preserve">Relations :</w:t>
      </w:r>
      <w:r/>
    </w:p>
    <w:p>
      <w:pPr>
        <w:pStyle w:val="935"/>
        <w:numPr>
          <w:ilvl w:val="0"/>
          <w:numId w:val="3"/>
        </w:numPr>
        <w:pBdr/>
        <w:spacing/>
        <w:ind/>
        <w:rPr/>
      </w:pPr>
      <w:r>
        <w:t xml:space="preserve">Auto-référence hiérarchique : parent_genre_id → id_genre.</w:t>
      </w:r>
      <w:r/>
    </w:p>
    <w:p>
      <w:pPr>
        <w:pBdr/>
        <w:spacing w:after="120"/>
        <w:ind/>
        <w:rPr/>
      </w:pPr>
      <w:r>
        <w:rPr>
          <w:b/>
          <w:bCs/>
        </w:rPr>
        <w:t xml:space="preserve">Contraintes métier :</w:t>
      </w:r>
      <w:r/>
    </w:p>
    <w:p>
      <w:pPr>
        <w:pStyle w:val="935"/>
        <w:numPr>
          <w:ilvl w:val="0"/>
          <w:numId w:val="3"/>
        </w:numPr>
        <w:pBdr/>
        <w:spacing/>
        <w:ind/>
        <w:rPr/>
      </w:pPr>
      <w:r>
        <w:t xml:space="preserve">1. code_genre unique ; pas de cycle.</w:t>
      </w:r>
      <w:r/>
    </w:p>
    <w:p>
      <w:pPr>
        <w:pBdr/>
        <w:spacing w:after="80"/>
        <w:ind/>
        <w:rPr>
          <w:highlight w:val="green"/>
        </w:rPr>
      </w:pPr>
      <w:r>
        <w:rPr>
          <w:highlight w:val="green"/>
        </w:rPr>
        <w:t xml:space="preserve">TOTAL</w:t>
      </w:r>
      <w:r>
        <w:rPr>
          <w:highlight w:val="green"/>
        </w:rPr>
        <w:tab/>
      </w:r>
      <w:r>
        <w:rPr>
          <w:highlight w:val="green"/>
        </w:rPr>
        <w:t xml:space="preserve">Les deux sexes</w:t>
      </w:r>
      <w:r>
        <w:rPr>
          <w:highlight w:val="green"/>
        </w:rPr>
      </w:r>
      <w:r>
        <w:rPr>
          <w:highlight w:val="green"/>
        </w:rPr>
      </w:r>
    </w:p>
    <w:p>
      <w:pPr>
        <w:pBdr/>
        <w:spacing w:after="80"/>
        <w:ind/>
        <w:rPr>
          <w:highlight w:val="green"/>
        </w:rPr>
      </w:pPr>
      <w:r>
        <w:rPr>
          <w:highlight w:val="green"/>
        </w:rPr>
        <w:t xml:space="preserve">FEM</w:t>
      </w:r>
      <w:r>
        <w:rPr>
          <w:highlight w:val="green"/>
        </w:rPr>
        <w:tab/>
      </w:r>
      <w:r>
        <w:rPr>
          <w:highlight w:val="green"/>
        </w:rPr>
        <w:t xml:space="preserve">Femme</w:t>
      </w:r>
      <w:r>
        <w:rPr>
          <w:highlight w:val="green"/>
        </w:rPr>
      </w:r>
      <w:r>
        <w:rPr>
          <w:highlight w:val="green"/>
        </w:rPr>
      </w:r>
    </w:p>
    <w:p>
      <w:pPr>
        <w:pBdr/>
        <w:spacing w:after="80"/>
        <w:ind/>
        <w:rPr/>
      </w:pPr>
      <w:r>
        <w:rPr>
          <w:highlight w:val="green"/>
        </w:rPr>
        <w:t xml:space="preserve">HOM</w:t>
      </w:r>
      <w:r>
        <w:rPr>
          <w:highlight w:val="green"/>
        </w:rPr>
        <w:tab/>
      </w:r>
      <w:r>
        <w:rPr>
          <w:highlight w:val="green"/>
        </w:rPr>
        <w:t xml:space="preserve">Homme</w:t>
      </w:r>
      <w:r/>
    </w:p>
    <w:p>
      <w:pPr>
        <w:pBdr/>
        <w:spacing w:after="80"/>
        <w:ind/>
        <w:rPr>
          <w:highlight w:val="cyan"/>
        </w:rPr>
      </w:pPr>
      <w:r>
        <w:rPr>
          <w:highlight w:val="cyan"/>
        </w:rPr>
        <w:t xml:space="preserve">AUTRE</w:t>
      </w:r>
      <w:r>
        <w:rPr>
          <w:highlight w:val="cyan"/>
        </w:rPr>
        <w:tab/>
      </w:r>
      <w:r>
        <w:rPr>
          <w:highlight w:val="cyan"/>
        </w:rPr>
        <w:t xml:space="preserve">Autres</w:t>
      </w:r>
      <w:r>
        <w:rPr>
          <w:highlight w:val="cyan"/>
        </w:rPr>
      </w:r>
      <w:r>
        <w:rPr>
          <w:highlight w:val="cyan"/>
        </w:rPr>
      </w:r>
    </w:p>
    <w:p>
      <w:pPr>
        <w:pBdr/>
        <w:spacing w:after="80"/>
        <w:ind/>
        <w:rPr>
          <w:highlight w:val="cyan"/>
        </w:rPr>
      </w:pPr>
      <w:r>
        <w:rPr>
          <w:highlight w:val="cyan"/>
        </w:rPr>
        <w:t xml:space="preserve">PIB_COURANT</w:t>
      </w:r>
      <w:r>
        <w:rPr>
          <w:highlight w:val="cyan"/>
        </w:rPr>
        <w:tab/>
      </w:r>
      <w:r>
        <w:rPr>
          <w:highlight w:val="cyan"/>
        </w:rPr>
        <w:t xml:space="preserve">PIB courant</w:t>
      </w:r>
      <w:r>
        <w:rPr>
          <w:highlight w:val="cyan"/>
        </w:rPr>
      </w:r>
      <w:r>
        <w:rPr>
          <w:highlight w:val="cyan"/>
        </w:rPr>
      </w:r>
    </w:p>
    <w:p>
      <w:pPr>
        <w:pBdr/>
        <w:spacing w:after="80"/>
        <w:ind/>
        <w:rPr>
          <w:highlight w:val="cyan"/>
        </w:rPr>
      </w:pPr>
      <w:r>
        <w:rPr>
          <w:highlight w:val="cyan"/>
        </w:rPr>
        <w:t xml:space="preserve">PIB_CONSTANT</w:t>
      </w:r>
      <w:r>
        <w:rPr>
          <w:highlight w:val="cyan"/>
        </w:rPr>
        <w:tab/>
      </w:r>
      <w:r>
        <w:rPr>
          <w:highlight w:val="cyan"/>
        </w:rPr>
        <w:t xml:space="preserve">PIB constant</w:t>
      </w:r>
      <w:r>
        <w:rPr>
          <w:highlight w:val="cyan"/>
        </w:rPr>
      </w:r>
      <w:r>
        <w:rPr>
          <w:highlight w:val="cyan"/>
        </w:rPr>
      </w:r>
    </w:p>
    <w:p>
      <w:pPr>
        <w:pBdr/>
        <w:spacing w:after="80"/>
        <w:ind/>
        <w:rPr>
          <w:highlight w:val="cyan"/>
        </w:rPr>
      </w:pPr>
      <w:r>
        <w:rPr>
          <w:highlight w:val="cyan"/>
        </w:rPr>
        <w:t xml:space="preserve">PIB_DEFLATEUR</w:t>
      </w:r>
      <w:r>
        <w:rPr>
          <w:highlight w:val="cyan"/>
        </w:rPr>
        <w:tab/>
      </w:r>
      <w:r>
        <w:rPr>
          <w:highlight w:val="cyan"/>
        </w:rPr>
        <w:t xml:space="preserve">Déflateur</w:t>
      </w:r>
      <w:r>
        <w:rPr>
          <w:highlight w:val="cyan"/>
        </w:rPr>
      </w:r>
      <w:r>
        <w:rPr>
          <w:highlight w:val="cyan"/>
        </w:rPr>
      </w:r>
    </w:p>
    <w:p>
      <w:pPr>
        <w:pBdr/>
        <w:spacing w:after="80"/>
        <w:ind/>
        <w:rPr>
          <w:highlight w:val="cyan"/>
        </w:rPr>
      </w:pPr>
      <w:r>
        <w:rPr>
          <w:highlight w:val="cyan"/>
        </w:rPr>
        <w:t xml:space="preserve">PIB_EVOLUTION</w:t>
      </w:r>
      <w:r>
        <w:rPr>
          <w:highlight w:val="cyan"/>
        </w:rPr>
        <w:tab/>
      </w:r>
      <w:r>
        <w:rPr>
          <w:highlight w:val="cyan"/>
        </w:rPr>
        <w:t xml:space="preserve">Evolution PIB</w:t>
      </w:r>
      <w:r>
        <w:rPr>
          <w:highlight w:val="cyan"/>
        </w:rPr>
      </w:r>
      <w:r>
        <w:rPr>
          <w:highlight w:val="cyan"/>
        </w:rPr>
      </w:r>
    </w:p>
    <w:p>
      <w:pPr>
        <w:pBdr/>
        <w:spacing w:after="80"/>
        <w:ind/>
        <w:rPr/>
      </w:pPr>
      <w:r>
        <w:rPr>
          <w:highlight w:val="cyan"/>
        </w:rPr>
        <w:t xml:space="preserve">PIB_STRUCTURE</w:t>
      </w:r>
      <w:r>
        <w:rPr>
          <w:highlight w:val="cyan"/>
        </w:rPr>
        <w:tab/>
      </w:r>
      <w:r>
        <w:rPr>
          <w:highlight w:val="cyan"/>
        </w:rPr>
        <w:t xml:space="preserve">Structure du PIB</w:t>
      </w:r>
      <w:r/>
    </w:p>
    <w:p>
      <w:pPr>
        <w:pBdr/>
        <w:spacing w:after="80"/>
        <w:ind/>
        <w:rPr>
          <w:highlight w:val="yellow"/>
        </w:rPr>
      </w:pPr>
      <w:r>
        <w:rPr>
          <w:highlight w:val="yellow"/>
        </w:rPr>
        <w:t xml:space="preserve">0</w:t>
      </w:r>
      <w:r>
        <w:rPr>
          <w:highlight w:val="yellow"/>
        </w:rPr>
        <w:tab/>
      </w:r>
      <w:r>
        <w:rPr>
          <w:highlight w:val="yellow"/>
        </w:rPr>
        <w:t xml:space="preserve">Total des sous-mesures</w:t>
      </w:r>
      <w:r>
        <w:rPr>
          <w:highlight w:val="yellow"/>
        </w:rPr>
      </w:r>
      <w:r>
        <w:rPr>
          <w:highlight w:val="yellow"/>
        </w:rPr>
      </w:r>
    </w:p>
    <w:p>
      <w:pPr>
        <w:pBdr/>
        <w:spacing w:after="80"/>
        <w:ind/>
        <w:rPr>
          <w:highlight w:val="yellow"/>
        </w:rPr>
      </w:pPr>
      <w:r>
        <w:rPr>
          <w:highlight w:val="yellow"/>
        </w:rPr>
        <w:t xml:space="preserve">1</w:t>
      </w:r>
      <w:r>
        <w:rPr>
          <w:highlight w:val="yellow"/>
        </w:rPr>
        <w:tab/>
      </w:r>
      <w:r>
        <w:rPr>
          <w:highlight w:val="yellow"/>
        </w:rPr>
        <w:t xml:space="preserve">Sous-mesure 1</w:t>
      </w:r>
      <w:r>
        <w:rPr>
          <w:highlight w:val="yellow"/>
        </w:rPr>
      </w:r>
      <w:r>
        <w:rPr>
          <w:highlight w:val="yellow"/>
        </w:rPr>
      </w:r>
    </w:p>
    <w:p>
      <w:pPr>
        <w:pBdr/>
        <w:spacing w:after="80"/>
        <w:ind/>
        <w:rPr>
          <w:highlight w:val="yellow"/>
        </w:rPr>
      </w:pPr>
      <w:r>
        <w:rPr>
          <w:highlight w:val="yellow"/>
        </w:rPr>
        <w:t xml:space="preserve">2</w:t>
      </w:r>
      <w:r>
        <w:rPr>
          <w:highlight w:val="yellow"/>
        </w:rPr>
        <w:tab/>
      </w:r>
      <w:r>
        <w:rPr>
          <w:highlight w:val="yellow"/>
        </w:rPr>
        <w:t xml:space="preserve">Sous-mesure 2</w:t>
      </w:r>
      <w:r>
        <w:rPr>
          <w:highlight w:val="yellow"/>
        </w:rPr>
      </w:r>
      <w:r>
        <w:rPr>
          <w:highlight w:val="yellow"/>
        </w:rPr>
      </w:r>
    </w:p>
    <w:p>
      <w:pPr>
        <w:pBdr/>
        <w:spacing w:after="80"/>
        <w:ind/>
        <w:rPr>
          <w:highlight w:val="yellow"/>
        </w:rPr>
      </w:pPr>
      <w:r>
        <w:rPr>
          <w:highlight w:val="yellow"/>
        </w:rPr>
        <w:t xml:space="preserve">3</w:t>
      </w:r>
      <w:r>
        <w:rPr>
          <w:highlight w:val="yellow"/>
        </w:rPr>
        <w:tab/>
      </w:r>
      <w:r>
        <w:rPr>
          <w:highlight w:val="yellow"/>
        </w:rPr>
        <w:t xml:space="preserve">Sous-mesure 3</w:t>
      </w:r>
      <w:r>
        <w:rPr>
          <w:highlight w:val="yellow"/>
        </w:rPr>
      </w:r>
      <w:r>
        <w:rPr>
          <w:highlight w:val="yellow"/>
        </w:rPr>
      </w:r>
    </w:p>
    <w:p>
      <w:pPr>
        <w:pBdr/>
        <w:spacing w:after="80"/>
        <w:ind/>
        <w:rPr>
          <w:highlight w:val="yellow"/>
        </w:rPr>
      </w:pPr>
      <w:r>
        <w:rPr>
          <w:highlight w:val="yellow"/>
        </w:rPr>
        <w:t xml:space="preserve">4</w:t>
      </w:r>
      <w:r>
        <w:rPr>
          <w:highlight w:val="yellow"/>
        </w:rPr>
        <w:tab/>
      </w:r>
      <w:r>
        <w:rPr>
          <w:highlight w:val="yellow"/>
        </w:rPr>
        <w:t xml:space="preserve">Sous-mesure 4</w:t>
      </w:r>
      <w:r>
        <w:rPr>
          <w:highlight w:val="yellow"/>
        </w:rPr>
      </w:r>
      <w:r>
        <w:rPr>
          <w:highlight w:val="yellow"/>
        </w:rPr>
      </w:r>
    </w:p>
    <w:p>
      <w:pPr>
        <w:pBdr/>
        <w:spacing w:after="80"/>
        <w:ind/>
        <w:rPr>
          <w:highlight w:val="yellow"/>
        </w:rPr>
      </w:pPr>
      <w:r>
        <w:rPr>
          <w:highlight w:val="yellow"/>
        </w:rPr>
        <w:t xml:space="preserve">5</w:t>
      </w:r>
      <w:r>
        <w:rPr>
          <w:highlight w:val="yellow"/>
        </w:rPr>
        <w:tab/>
      </w:r>
      <w:r>
        <w:rPr>
          <w:highlight w:val="yellow"/>
        </w:rPr>
        <w:t xml:space="preserve">Sous-mesure 5</w:t>
      </w:r>
      <w:r>
        <w:rPr>
          <w:highlight w:val="yellow"/>
        </w:rPr>
      </w:r>
      <w:r>
        <w:rPr>
          <w:highlight w:val="yellow"/>
        </w:rPr>
      </w:r>
    </w:p>
    <w:p>
      <w:pPr>
        <w:pBdr/>
        <w:spacing w:after="80"/>
        <w:ind/>
        <w:rPr>
          <w:highlight w:val="yellow"/>
        </w:rPr>
      </w:pPr>
      <w:r>
        <w:rPr>
          <w:highlight w:val="yellow"/>
        </w:rPr>
        <w:t xml:space="preserve">6</w:t>
      </w:r>
      <w:r>
        <w:rPr>
          <w:highlight w:val="yellow"/>
        </w:rPr>
        <w:tab/>
      </w:r>
      <w:r>
        <w:rPr>
          <w:highlight w:val="yellow"/>
        </w:rPr>
        <w:t xml:space="preserve">Sous-mesure 6</w:t>
      </w:r>
      <w:r>
        <w:rPr>
          <w:highlight w:val="yellow"/>
        </w:rPr>
      </w:r>
      <w:r>
        <w:rPr>
          <w:highlight w:val="yellow"/>
        </w:rPr>
      </w:r>
    </w:p>
    <w:p>
      <w:pPr>
        <w:pBdr/>
        <w:spacing w:after="80"/>
        <w:ind/>
        <w:rPr>
          <w:highlight w:val="yellow"/>
        </w:rPr>
      </w:pPr>
      <w:r>
        <w:rPr>
          <w:highlight w:val="yellow"/>
        </w:rPr>
        <w:t xml:space="preserve">7</w:t>
      </w:r>
      <w:r>
        <w:rPr>
          <w:highlight w:val="yellow"/>
        </w:rPr>
        <w:tab/>
      </w:r>
      <w:r>
        <w:rPr>
          <w:highlight w:val="yellow"/>
        </w:rPr>
        <w:t xml:space="preserve">Sous-mesure 7</w:t>
      </w:r>
      <w:r>
        <w:rPr>
          <w:highlight w:val="yellow"/>
        </w:rPr>
      </w:r>
      <w:r>
        <w:rPr>
          <w:highlight w:val="yellow"/>
        </w:rPr>
      </w:r>
    </w:p>
    <w:p>
      <w:pPr>
        <w:pBdr/>
        <w:spacing w:after="80"/>
        <w:ind/>
        <w:rPr>
          <w:highlight w:val="yellow"/>
        </w:rPr>
      </w:pPr>
      <w:r>
        <w:rPr>
          <w:highlight w:val="yellow"/>
        </w:rPr>
        <w:t xml:space="preserve">8</w:t>
      </w:r>
      <w:r>
        <w:rPr>
          <w:highlight w:val="yellow"/>
        </w:rPr>
        <w:tab/>
      </w:r>
      <w:r>
        <w:rPr>
          <w:highlight w:val="yellow"/>
        </w:rPr>
        <w:t xml:space="preserve">Sous-mesure 8</w:t>
      </w:r>
      <w:r>
        <w:rPr>
          <w:highlight w:val="yellow"/>
        </w:rPr>
      </w:r>
      <w:r>
        <w:rPr>
          <w:highlight w:val="yellow"/>
        </w:rPr>
      </w:r>
    </w:p>
    <w:p>
      <w:pPr>
        <w:pBdr/>
        <w:spacing w:after="80"/>
        <w:ind/>
        <w:rPr>
          <w:highlight w:val="yellow"/>
        </w:rPr>
      </w:pPr>
      <w:r>
        <w:rPr>
          <w:highlight w:val="yellow"/>
        </w:rPr>
        <w:t xml:space="preserve">9</w:t>
      </w:r>
      <w:r>
        <w:rPr>
          <w:highlight w:val="yellow"/>
        </w:rPr>
        <w:tab/>
      </w:r>
      <w:r>
        <w:rPr>
          <w:highlight w:val="yellow"/>
        </w:rPr>
        <w:t xml:space="preserve">Sous-mesure 9</w:t>
      </w:r>
      <w:r>
        <w:rPr>
          <w:highlight w:val="yellow"/>
        </w:rPr>
      </w:r>
      <w:r>
        <w:rPr>
          <w:highlight w:val="yellow"/>
        </w:rPr>
      </w:r>
    </w:p>
    <w:p>
      <w:pPr>
        <w:pBdr/>
        <w:spacing w:after="80"/>
        <w:ind/>
        <w:rPr>
          <w:highlight w:val="yellow"/>
        </w:rPr>
      </w:pPr>
      <w:r>
        <w:rPr>
          <w:highlight w:val="yellow"/>
        </w:rPr>
        <w:t xml:space="preserve">10</w:t>
      </w:r>
      <w:r>
        <w:rPr>
          <w:highlight w:val="yellow"/>
        </w:rPr>
        <w:tab/>
      </w:r>
      <w:r>
        <w:rPr>
          <w:highlight w:val="yellow"/>
        </w:rPr>
        <w:t xml:space="preserve">Sous-mesure 10</w:t>
      </w:r>
      <w:r>
        <w:rPr>
          <w:highlight w:val="yellow"/>
        </w:rPr>
      </w:r>
      <w:r>
        <w:rPr>
          <w:highlight w:val="yellow"/>
        </w:rPr>
      </w:r>
    </w:p>
    <w:p>
      <w:pPr>
        <w:pBdr/>
        <w:spacing w:after="80"/>
        <w:ind/>
        <w:rPr>
          <w:highlight w:val="yellow"/>
        </w:rPr>
      </w:pPr>
      <w:r>
        <w:rPr>
          <w:highlight w:val="yellow"/>
        </w:rPr>
        <w:t xml:space="preserve">11</w:t>
      </w:r>
      <w:r>
        <w:rPr>
          <w:highlight w:val="yellow"/>
        </w:rPr>
        <w:tab/>
      </w:r>
      <w:r>
        <w:rPr>
          <w:highlight w:val="yellow"/>
        </w:rPr>
        <w:t xml:space="preserve">Sous-mesure 11</w:t>
      </w:r>
      <w:r>
        <w:rPr>
          <w:highlight w:val="yellow"/>
        </w:rPr>
      </w:r>
      <w:r>
        <w:rPr>
          <w:highlight w:val="yellow"/>
        </w:rPr>
      </w:r>
    </w:p>
    <w:p>
      <w:pPr>
        <w:pBdr/>
        <w:spacing w:after="80"/>
        <w:ind/>
        <w:rPr>
          <w:highlight w:val="yellow"/>
        </w:rPr>
      </w:pPr>
      <w:r>
        <w:rPr>
          <w:highlight w:val="yellow"/>
        </w:rPr>
        <w:t xml:space="preserve">12</w:t>
      </w:r>
      <w:r>
        <w:rPr>
          <w:highlight w:val="yellow"/>
        </w:rPr>
        <w:tab/>
      </w:r>
      <w:r>
        <w:rPr>
          <w:highlight w:val="yellow"/>
        </w:rPr>
        <w:t xml:space="preserve">Sous-mesure 12</w:t>
      </w:r>
      <w:r>
        <w:rPr>
          <w:highlight w:val="yellow"/>
        </w:rPr>
      </w:r>
      <w:r>
        <w:rPr>
          <w:highlight w:val="yellow"/>
        </w:rPr>
      </w:r>
    </w:p>
    <w:p>
      <w:pPr>
        <w:pBdr/>
        <w:spacing w:after="80"/>
        <w:ind/>
        <w:rPr>
          <w:highlight w:val="yellow"/>
        </w:rPr>
      </w:pPr>
      <w:r>
        <w:rPr>
          <w:highlight w:val="yellow"/>
        </w:rPr>
        <w:t xml:space="preserve">13</w:t>
      </w:r>
      <w:r>
        <w:rPr>
          <w:highlight w:val="yellow"/>
        </w:rPr>
        <w:tab/>
      </w:r>
      <w:r>
        <w:rPr>
          <w:highlight w:val="yellow"/>
        </w:rPr>
        <w:t xml:space="preserve">Sous-mesure 13</w:t>
      </w:r>
      <w:r>
        <w:rPr>
          <w:highlight w:val="yellow"/>
        </w:rPr>
      </w:r>
      <w:r>
        <w:rPr>
          <w:highlight w:val="yellow"/>
        </w:rPr>
      </w:r>
    </w:p>
    <w:p>
      <w:pPr>
        <w:pBdr/>
        <w:spacing w:after="80"/>
        <w:ind/>
        <w:rPr>
          <w:highlight w:val="yellow"/>
        </w:rPr>
      </w:pPr>
      <w:r>
        <w:rPr>
          <w:highlight w:val="yellow"/>
        </w:rPr>
        <w:t xml:space="preserve">14</w:t>
      </w:r>
      <w:r>
        <w:rPr>
          <w:highlight w:val="yellow"/>
        </w:rPr>
        <w:tab/>
      </w:r>
      <w:r>
        <w:rPr>
          <w:highlight w:val="yellow"/>
        </w:rPr>
        <w:t xml:space="preserve">Sous-mesure 14</w:t>
      </w:r>
      <w:r>
        <w:rPr>
          <w:highlight w:val="yellow"/>
        </w:rPr>
      </w:r>
      <w:r>
        <w:rPr>
          <w:highlight w:val="yellow"/>
        </w:rPr>
      </w:r>
    </w:p>
    <w:p>
      <w:pPr>
        <w:pBdr/>
        <w:spacing w:after="80"/>
        <w:ind/>
        <w:rPr>
          <w:highlight w:val="yellow"/>
        </w:rPr>
      </w:pPr>
      <w:r>
        <w:rPr>
          <w:highlight w:val="yellow"/>
        </w:rPr>
        <w:t xml:space="preserve">15</w:t>
      </w:r>
      <w:r>
        <w:rPr>
          <w:highlight w:val="yellow"/>
        </w:rPr>
        <w:tab/>
      </w:r>
      <w:r>
        <w:rPr>
          <w:highlight w:val="yellow"/>
        </w:rPr>
        <w:t xml:space="preserve">Sous-mesure 15</w:t>
      </w:r>
      <w:r>
        <w:rPr>
          <w:highlight w:val="yellow"/>
        </w:rPr>
      </w:r>
      <w:r>
        <w:rPr>
          <w:highlight w:val="yellow"/>
        </w:rPr>
      </w:r>
    </w:p>
    <w:p>
      <w:pPr>
        <w:pBdr/>
        <w:spacing w:after="80"/>
        <w:ind/>
        <w:rPr>
          <w:highlight w:val="yellow"/>
        </w:rPr>
      </w:pPr>
      <w:r>
        <w:rPr>
          <w:highlight w:val="yellow"/>
        </w:rPr>
        <w:t xml:space="preserve">16</w:t>
      </w:r>
      <w:r>
        <w:rPr>
          <w:highlight w:val="yellow"/>
        </w:rPr>
        <w:tab/>
      </w:r>
      <w:r>
        <w:rPr>
          <w:highlight w:val="yellow"/>
        </w:rPr>
        <w:t xml:space="preserve">Sous-mesure 16</w:t>
      </w:r>
      <w:r>
        <w:rPr>
          <w:highlight w:val="yellow"/>
        </w:rPr>
      </w:r>
      <w:r>
        <w:rPr>
          <w:highlight w:val="yellow"/>
        </w:rPr>
      </w:r>
    </w:p>
    <w:p>
      <w:pPr>
        <w:pBdr/>
        <w:spacing w:after="80"/>
        <w:ind/>
        <w:rPr>
          <w:highlight w:val="yellow"/>
        </w:rPr>
      </w:pPr>
      <w:r>
        <w:rPr>
          <w:highlight w:val="yellow"/>
        </w:rPr>
        <w:t xml:space="preserve">17</w:t>
      </w:r>
      <w:r>
        <w:rPr>
          <w:highlight w:val="yellow"/>
        </w:rPr>
        <w:tab/>
      </w:r>
      <w:r>
        <w:rPr>
          <w:highlight w:val="yellow"/>
        </w:rPr>
        <w:t xml:space="preserve">Sous-mesure 17</w:t>
      </w:r>
      <w:r>
        <w:rPr>
          <w:highlight w:val="yellow"/>
        </w:rPr>
      </w:r>
      <w:r>
        <w:rPr>
          <w:highlight w:val="yellow"/>
        </w:rPr>
      </w:r>
    </w:p>
    <w:p>
      <w:pPr>
        <w:pBdr/>
        <w:spacing w:after="80"/>
        <w:ind/>
        <w:rPr>
          <w:highlight w:val="yellow"/>
        </w:rPr>
      </w:pPr>
      <w:r>
        <w:rPr>
          <w:highlight w:val="yellow"/>
        </w:rPr>
        <w:t xml:space="preserve">18</w:t>
      </w:r>
      <w:r>
        <w:rPr>
          <w:highlight w:val="yellow"/>
        </w:rPr>
        <w:tab/>
      </w:r>
      <w:r>
        <w:rPr>
          <w:highlight w:val="yellow"/>
        </w:rPr>
        <w:t xml:space="preserve">Sous-mesure 18</w:t>
      </w:r>
      <w:r>
        <w:rPr>
          <w:highlight w:val="yellow"/>
        </w:rPr>
      </w:r>
      <w:r>
        <w:rPr>
          <w:highlight w:val="yellow"/>
        </w:rPr>
      </w:r>
    </w:p>
    <w:p>
      <w:pPr>
        <w:pBdr/>
        <w:spacing w:after="80"/>
        <w:ind/>
        <w:rPr>
          <w:highlight w:val="yellow"/>
        </w:rPr>
      </w:pPr>
      <w:r>
        <w:rPr>
          <w:highlight w:val="yellow"/>
        </w:rPr>
        <w:t xml:space="preserve">19</w:t>
      </w:r>
      <w:r>
        <w:rPr>
          <w:highlight w:val="yellow"/>
        </w:rPr>
        <w:tab/>
      </w:r>
      <w:r>
        <w:rPr>
          <w:highlight w:val="yellow"/>
        </w:rPr>
        <w:t xml:space="preserve">Sous-mesure 19</w:t>
      </w:r>
      <w:r>
        <w:rPr>
          <w:highlight w:val="yellow"/>
        </w:rPr>
      </w:r>
      <w:r>
        <w:rPr>
          <w:highlight w:val="yellow"/>
        </w:rPr>
      </w:r>
    </w:p>
    <w:p>
      <w:pPr>
        <w:pBdr/>
        <w:spacing w:after="80"/>
        <w:ind/>
        <w:rPr/>
      </w:pPr>
      <w:r>
        <w:rPr>
          <w:highlight w:val="yellow"/>
        </w:rPr>
        <w:t xml:space="preserve">20</w:t>
      </w:r>
      <w:r>
        <w:rPr>
          <w:highlight w:val="yellow"/>
        </w:rPr>
        <w:tab/>
      </w:r>
      <w:r>
        <w:rPr>
          <w:highlight w:val="yellow"/>
        </w:rPr>
        <w:t xml:space="preserve">Sous-mesure 20</w:t>
      </w:r>
      <w:r/>
    </w:p>
    <w:p>
      <w:pPr>
        <w:pBdr/>
        <w:spacing w:after="80"/>
        <w:ind/>
        <w:rPr/>
      </w:pPr>
      <w:r/>
      <w:r/>
    </w:p>
    <w:p>
      <w:pPr>
        <w:pBdr/>
        <w:spacing w:after="80"/>
        <w:ind/>
        <w:rPr/>
      </w:pPr>
      <w:r/>
      <w:commentRangeStart w:id="7"/>
      <w:r>
        <w:t xml:space="preserve">Proposition de séparer en 3</w:t>
      </w:r>
      <w:commentRangeEnd w:id="7"/>
      <w:r>
        <w:commentReference w:id="7"/>
      </w:r>
      <w:r/>
      <w:r/>
    </w:p>
    <w:p>
      <w:pPr>
        <w:pStyle w:val="926"/>
        <w:numPr>
          <w:ilvl w:val="2"/>
          <w:numId w:val="2"/>
        </w:numPr>
        <w:pBdr/>
        <w:spacing/>
        <w:ind/>
        <w:rPr>
          <w:del w:id="102" w:author="Bilail  BEN YAHIA" w:date="2026-06-01T10:28:20Z" oouserid="bilail.benyahia@ouidou.fr"/>
        </w:rPr>
      </w:pPr>
      <w:r/>
      <w:bookmarkStart w:id="67" w:name="_Toc229689882"/>
      <w:r/>
      <w:bookmarkStart w:id="68" w:name="_Toc229084411"/>
      <w:r/>
      <w:bookmarkEnd w:id="67"/>
      <w:r>
        <w:t xml:space="preserve">Currency (P1)</w:t>
      </w:r>
      <w:bookmarkEnd w:id="68"/>
      <w:r>
        <w:t xml:space="preserve"> – A </w:t>
      </w:r>
      <w:del w:id="103" w:author="Bilail  BEN YAHIA" w:date="2026-06-01T10:28:20Z" oouserid="bilail.benyahia@ouidou.fr">
        <w:r>
          <w:delText xml:space="preserve">Arbitrer</w:delText>
        </w:r>
      </w:del>
      <w:ins w:id="104" w:author="Bilail  BEN YAHIA" w:date="2026-06-01T10:28:38Z" oouserid="bilail.benyahia@ouidou.fr">
        <w:r>
          <w:t xml:space="preserve">Supprimer</w:t>
        </w:r>
      </w:ins>
      <w:del w:id="105" w:author="Bilail  BEN YAHIA" w:date="2026-06-01T10:28:20Z" oouserid="bilail.benyahia@ouidou.fr">
        <w:r/>
      </w:del>
    </w:p>
    <w:p>
      <w:pPr>
        <w:pStyle w:val="926"/>
        <w:numPr>
          <w:ilvl w:val="2"/>
          <w:numId w:val="2"/>
        </w:numPr>
        <w:pBdr/>
        <w:spacing/>
        <w:ind/>
        <w:rPr>
          <w:color w:val="ee0000"/>
        </w:rPr>
        <w:pPrChange w:author="Bilail  BEN YAHIA" w:date="2026-06-01T10:28:20Z" w:id="106" oouserid="bilail.benyahia@ouidou.fr">
          <w:pPr>
            <w:pBdr/>
            <w:spacing w:after="120"/>
            <w:ind/>
          </w:pPr>
        </w:pPrChange>
      </w:pPr>
      <w:r>
        <w:rPr>
          <w:b/>
          <w:bCs/>
        </w:rPr>
        <w:t xml:space="preserve">Rôle métier : </w:t>
      </w:r>
      <w:r>
        <w:t xml:space="preserve">devises utilisées dans le système.</w:t>
      </w:r>
      <w:r>
        <w:t xml:space="preserve"> </w:t>
      </w:r>
      <w:r>
        <w:rPr>
          <w:color w:val="ee0000"/>
        </w:rPr>
        <w:t xml:space="preserve">Métier voir l’intérêt </w:t>
      </w:r>
      <w:r>
        <w:rPr>
          <w:color w:val="ee0000"/>
        </w:rPr>
      </w:r>
      <w:r>
        <w:rPr>
          <w:color w:val="ee0000"/>
        </w:rP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id_currency</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code_currency</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 de la devise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XOF, EUR, USD</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Franc CFA, Euro, Dollar</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symbole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Symbole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FCFA, €, $</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bl>
    <w:tbl>
      <w:tblPr>
        <w:tblStyle w:val="76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Change w:id="107" w:author="Bilail  BEN YAHIA" w:date="2026-06-01T10:27:05Z" oouserid="bilail.benyahia@ouidou.fr">
          <w:tblPr>
            <w:tblW w:w="0" w:type="auto"/>
            <w:tblBorders/>
          </w:tblPr>
        </w:tblPrChange>
      </w:tblPr>
      <w:tblGrid>
        <w:gridCol w:w="1176"/>
        <w:gridCol w:w="3441"/>
        <w:gridCol w:w="1965"/>
        <w:gridCol w:w="1157"/>
        <w:gridCol w:w="1190"/>
      </w:tblGrid>
      <w:tr>
        <w:trPr>
          <w:trHeight w:val="300"/>
          <w:ins w:id="108" w:author="Bilail  BEN YAHIA" w:date="2026-06-01T10:27:05Z" oouserid="bilail.benyahia@ouidou.fr"/>
        </w:trPr>
        <w:tc>
          <w:tcPr>
            <w:shd w:val="clear" w:color="c00000" w:fill="c00000"/>
            <w:tcBorders/>
            <w:tcMar>
              <w:left w:w="15" w:type="dxa"/>
              <w:top w:w="15" w:type="dxa"/>
              <w:right w:w="15" w:type="dxa"/>
              <w:bottom w:w="15" w:type="dxa"/>
            </w:tcMar>
            <w:tcW w:w="1176" w:type="dxa"/>
            <w:vAlign w:val="bottom"/>
            <w:textDirection w:val="lrTb"/>
            <w:noWrap/>
          </w:tcPr>
          <w:p>
            <w:pPr>
              <w:pBdr/>
              <w:spacing w:after="0" w:before="0" w:line="240" w:lineRule="auto"/>
              <w:ind/>
              <w:rPr>
                <w:ins w:id="109" w:author="Bilail  BEN YAHIA" w:date="2026-06-01T10:27:05Z" oouserid="bilail.benyahia@ouidou.fr"/>
              </w:rPr>
              <w:pPrChange w:author="Bilail  BEN YAHIA" w:date="2026-06-01T10:27:05Z" w:id="110" oouserid="bilail.benyahia@ouidou.fr">
                <w:pPr>
                  <w:pBdr/>
                  <w:spacing/>
                  <w:ind/>
                </w:pPr>
              </w:pPrChange>
            </w:pPr>
            <w:ins w:id="111" w:author="Bilail  BEN YAHIA" w:date="2026-06-01T10:27:05Z" oouserid="bilail.benyahia@ouidou.fr">
              <w:r>
                <w:rPr>
                  <w:rFonts w:ascii="Calibri" w:hAnsi="Calibri" w:eastAsia="Calibri" w:cs="Calibri"/>
                  <w:b/>
                  <w:color w:val="ffffff"/>
                  <w:sz w:val="22"/>
                </w:rPr>
                <w:t xml:space="preserve">ID</w:t>
              </w:r>
            </w:ins>
            <w:ins w:id="112" w:author="Bilail  BEN YAHIA" w:date="2026-06-01T10:27:05Z" oouserid="bilail.benyahia@ouidou.fr">
              <w:r/>
            </w:ins>
          </w:p>
        </w:tc>
        <w:tc>
          <w:tcPr>
            <w:shd w:val="clear" w:color="c00000" w:fill="c00000"/>
            <w:tcBorders/>
            <w:tcMar>
              <w:left w:w="15" w:type="dxa"/>
              <w:top w:w="15" w:type="dxa"/>
              <w:right w:w="15" w:type="dxa"/>
              <w:bottom w:w="15" w:type="dxa"/>
            </w:tcMar>
            <w:tcW w:w="3441" w:type="dxa"/>
            <w:vAlign w:val="bottom"/>
            <w:textDirection w:val="lrTb"/>
            <w:noWrap/>
          </w:tcPr>
          <w:p>
            <w:pPr>
              <w:pBdr/>
              <w:spacing w:after="0" w:before="0" w:line="240" w:lineRule="auto"/>
              <w:ind/>
              <w:rPr>
                <w:ins w:id="113" w:author="Bilail  BEN YAHIA" w:date="2026-06-01T10:27:05Z" oouserid="bilail.benyahia@ouidou.fr"/>
              </w:rPr>
              <w:pPrChange w:author="Bilail  BEN YAHIA" w:date="2026-06-01T10:27:05Z" w:id="114" oouserid="bilail.benyahia@ouidou.fr">
                <w:pPr>
                  <w:pBdr/>
                  <w:spacing/>
                  <w:ind/>
                </w:pPr>
              </w:pPrChange>
            </w:pPr>
            <w:ins w:id="115" w:author="Bilail  BEN YAHIA" w:date="2026-06-01T10:27:05Z" oouserid="bilail.benyahia@ouidou.fr">
              <w:r>
                <w:rPr>
                  <w:rFonts w:ascii="Calibri" w:hAnsi="Calibri" w:eastAsia="Calibri" w:cs="Calibri"/>
                  <w:b/>
                  <w:color w:val="ffffff"/>
                  <w:sz w:val="22"/>
                </w:rPr>
                <w:t xml:space="preserve">Description</w:t>
              </w:r>
            </w:ins>
            <w:ins w:id="116" w:author="Bilail  BEN YAHIA" w:date="2026-06-01T10:27:05Z" oouserid="bilail.benyahia@ouidou.fr">
              <w:r/>
            </w:ins>
          </w:p>
        </w:tc>
        <w:tc>
          <w:tcPr>
            <w:shd w:val="clear" w:color="c00000" w:fill="c00000"/>
            <w:tcBorders/>
            <w:tcMar>
              <w:left w:w="15" w:type="dxa"/>
              <w:top w:w="15" w:type="dxa"/>
              <w:right w:w="15" w:type="dxa"/>
              <w:bottom w:w="15" w:type="dxa"/>
            </w:tcMar>
            <w:tcW w:w="1965" w:type="dxa"/>
            <w:vAlign w:val="bottom"/>
            <w:textDirection w:val="lrTb"/>
            <w:noWrap/>
          </w:tcPr>
          <w:p>
            <w:pPr>
              <w:pBdr/>
              <w:spacing w:after="0" w:before="0" w:line="240" w:lineRule="auto"/>
              <w:ind/>
              <w:rPr>
                <w:ins w:id="117" w:author="Bilail  BEN YAHIA" w:date="2026-06-01T10:27:05Z" oouserid="bilail.benyahia@ouidou.fr"/>
              </w:rPr>
              <w:pPrChange w:author="Bilail  BEN YAHIA" w:date="2026-06-01T10:27:05Z" w:id="118" oouserid="bilail.benyahia@ouidou.fr">
                <w:pPr>
                  <w:pBdr/>
                  <w:spacing/>
                  <w:ind/>
                </w:pPr>
              </w:pPrChange>
            </w:pPr>
            <w:ins w:id="119" w:author="Bilail  BEN YAHIA" w:date="2026-06-01T10:27:05Z" oouserid="bilail.benyahia@ouidou.fr">
              <w:r>
                <w:rPr>
                  <w:rFonts w:ascii="Calibri" w:hAnsi="Calibri" w:eastAsia="Calibri" w:cs="Calibri"/>
                  <w:b/>
                  <w:color w:val="ffffff"/>
                  <w:sz w:val="22"/>
                </w:rPr>
                <w:t xml:space="preserve">CURRENCY_TYPE</w:t>
              </w:r>
            </w:ins>
            <w:ins w:id="120" w:author="Bilail  BEN YAHIA" w:date="2026-06-01T10:27:05Z" oouserid="bilail.benyahia@ouidou.fr">
              <w:r/>
            </w:ins>
          </w:p>
        </w:tc>
        <w:tc>
          <w:tcPr>
            <w:shd w:val="clear" w:color="c00000" w:fill="c00000"/>
            <w:tcBorders/>
            <w:tcMar>
              <w:left w:w="15" w:type="dxa"/>
              <w:top w:w="15" w:type="dxa"/>
              <w:right w:w="15" w:type="dxa"/>
              <w:bottom w:w="15" w:type="dxa"/>
            </w:tcMar>
            <w:tcW w:w="1157" w:type="dxa"/>
            <w:vAlign w:val="bottom"/>
            <w:textDirection w:val="lrTb"/>
            <w:noWrap/>
          </w:tcPr>
          <w:p>
            <w:pPr>
              <w:pBdr/>
              <w:spacing w:after="0" w:before="0" w:line="240" w:lineRule="auto"/>
              <w:ind/>
              <w:rPr>
                <w:ins w:id="121" w:author="Bilail  BEN YAHIA" w:date="2026-06-01T10:27:05Z" oouserid="bilail.benyahia@ouidou.fr"/>
              </w:rPr>
              <w:pPrChange w:author="Bilail  BEN YAHIA" w:date="2026-06-01T10:27:05Z" w:id="122" oouserid="bilail.benyahia@ouidou.fr">
                <w:pPr>
                  <w:pBdr/>
                  <w:spacing/>
                  <w:ind/>
                </w:pPr>
              </w:pPrChange>
            </w:pPr>
            <w:ins w:id="123" w:author="Bilail  BEN YAHIA" w:date="2026-06-01T10:27:05Z" oouserid="bilail.benyahia@ouidou.fr">
              <w:r>
                <w:rPr>
                  <w:rFonts w:ascii="Calibri" w:hAnsi="Calibri" w:eastAsia="Calibri" w:cs="Calibri"/>
                  <w:b/>
                  <w:color w:val="ffffff"/>
                  <w:sz w:val="22"/>
                </w:rPr>
                <w:t xml:space="preserve">ENTITY</w:t>
              </w:r>
            </w:ins>
            <w:ins w:id="124" w:author="Bilail  BEN YAHIA" w:date="2026-06-01T10:27:05Z" oouserid="bilail.benyahia@ouidou.fr">
              <w:r/>
            </w:ins>
          </w:p>
        </w:tc>
        <w:tc>
          <w:tcPr>
            <w:shd w:val="clear" w:color="c00000" w:fill="c00000"/>
            <w:tcBorders/>
            <w:tcMar>
              <w:left w:w="15" w:type="dxa"/>
              <w:top w:w="15" w:type="dxa"/>
              <w:right w:w="15" w:type="dxa"/>
              <w:bottom w:w="15" w:type="dxa"/>
            </w:tcMar>
            <w:tcW w:w="1190" w:type="dxa"/>
            <w:vAlign w:val="bottom"/>
            <w:textDirection w:val="lrTb"/>
            <w:noWrap/>
          </w:tcPr>
          <w:p>
            <w:pPr>
              <w:pBdr/>
              <w:spacing w:after="0" w:before="0" w:line="240" w:lineRule="auto"/>
              <w:ind/>
              <w:rPr>
                <w:ins w:id="125" w:author="Bilail  BEN YAHIA" w:date="2026-06-01T10:27:05Z" oouserid="bilail.benyahia@ouidou.fr"/>
              </w:rPr>
              <w:pPrChange w:author="Bilail  BEN YAHIA" w:date="2026-06-01T10:27:05Z" w:id="126" oouserid="bilail.benyahia@ouidou.fr">
                <w:pPr>
                  <w:pBdr/>
                  <w:spacing/>
                  <w:ind/>
                </w:pPr>
              </w:pPrChange>
            </w:pPr>
            <w:ins w:id="127" w:author="Bilail  BEN YAHIA" w:date="2026-06-01T10:27:05Z" oouserid="bilail.benyahia@ouidou.fr">
              <w:r>
                <w:rPr>
                  <w:rFonts w:ascii="Calibri" w:hAnsi="Calibri" w:eastAsia="Calibri" w:cs="Calibri"/>
                  <w:b/>
                  <w:color w:val="ffffff"/>
                  <w:sz w:val="22"/>
                </w:rPr>
                <w:t xml:space="preserve">REPORTING</w:t>
              </w:r>
            </w:ins>
            <w:ins w:id="128" w:author="Bilail  BEN YAHIA" w:date="2026-06-01T10:27:05Z" oouserid="bilail.benyahia@ouidou.fr">
              <w:r/>
            </w:ins>
          </w:p>
        </w:tc>
      </w:tr>
      <w:tr>
        <w:trPr>
          <w:trHeight w:val="300"/>
          <w:ins w:id="129" w:author="Bilail  BEN YAHIA" w:date="2026-06-01T10:27:05Z" oouserid="bilail.benyahia@ouidou.fr"/>
        </w:trPr>
        <w:tc>
          <w:tcPr>
            <w:tcBorders/>
            <w:tcMar>
              <w:left w:w="15" w:type="dxa"/>
              <w:top w:w="15" w:type="dxa"/>
              <w:right w:w="15" w:type="dxa"/>
              <w:bottom w:w="15" w:type="dxa"/>
            </w:tcMar>
            <w:tcW w:w="1176" w:type="dxa"/>
            <w:vAlign w:val="bottom"/>
            <w:textDirection w:val="lrTb"/>
            <w:noWrap/>
          </w:tcPr>
          <w:p>
            <w:pPr>
              <w:pBdr/>
              <w:spacing w:after="0" w:before="0" w:line="240" w:lineRule="auto"/>
              <w:ind/>
              <w:rPr>
                <w:ins w:id="130" w:author="Bilail  BEN YAHIA" w:date="2026-06-01T10:27:05Z" oouserid="bilail.benyahia@ouidou.fr"/>
              </w:rPr>
              <w:pPrChange w:author="Bilail  BEN YAHIA" w:date="2026-06-01T10:27:05Z" w:id="131" oouserid="bilail.benyahia@ouidou.fr">
                <w:pPr>
                  <w:pBdr/>
                  <w:spacing/>
                  <w:ind/>
                </w:pPr>
              </w:pPrChange>
            </w:pPr>
            <w:ins w:id="132" w:author="Bilail  BEN YAHIA" w:date="2026-06-01T10:27:05Z" oouserid="bilail.benyahia@ouidou.fr">
              <w:r>
                <w:rPr>
                  <w:rFonts w:ascii="Calibri" w:hAnsi="Calibri" w:eastAsia="Calibri" w:cs="Calibri"/>
                  <w:color w:val="000000"/>
                  <w:sz w:val="22"/>
                </w:rPr>
                <w:t xml:space="preserve">CTRL</w:t>
              </w:r>
            </w:ins>
            <w:ins w:id="133" w:author="Bilail  BEN YAHIA" w:date="2026-06-01T10:27:05Z" oouserid="bilail.benyahia@ouidou.fr">
              <w:r/>
            </w:ins>
          </w:p>
        </w:tc>
        <w:tc>
          <w:tcPr>
            <w:tcBorders/>
            <w:tcMar>
              <w:left w:w="15" w:type="dxa"/>
              <w:top w:w="15" w:type="dxa"/>
              <w:right w:w="15" w:type="dxa"/>
              <w:bottom w:w="15" w:type="dxa"/>
            </w:tcMar>
            <w:tcW w:w="3441" w:type="dxa"/>
            <w:vAlign w:val="bottom"/>
            <w:textDirection w:val="lrTb"/>
            <w:noWrap/>
          </w:tcPr>
          <w:p>
            <w:pPr>
              <w:pBdr/>
              <w:spacing w:after="0" w:before="0" w:line="240" w:lineRule="auto"/>
              <w:ind/>
              <w:rPr>
                <w:ins w:id="134" w:author="Bilail  BEN YAHIA" w:date="2026-06-01T10:27:05Z" oouserid="bilail.benyahia@ouidou.fr"/>
              </w:rPr>
              <w:pPrChange w:author="Bilail  BEN YAHIA" w:date="2026-06-01T10:27:05Z" w:id="135" oouserid="bilail.benyahia@ouidou.fr">
                <w:pPr>
                  <w:pBdr/>
                  <w:spacing/>
                  <w:ind/>
                </w:pPr>
              </w:pPrChange>
            </w:pPr>
            <w:ins w:id="136" w:author="Bilail  BEN YAHIA" w:date="2026-06-01T10:27:05Z" oouserid="bilail.benyahia@ouidou.fr">
              <w:r>
                <w:rPr>
                  <w:rFonts w:ascii="Calibri" w:hAnsi="Calibri" w:eastAsia="Calibri" w:cs="Calibri"/>
                  <w:color w:val="000000"/>
                  <w:sz w:val="22"/>
                </w:rPr>
                <w:t xml:space="preserve">Devise de contrôle pour DPPD LFI</w:t>
              </w:r>
            </w:ins>
            <w:ins w:id="137" w:author="Bilail  BEN YAHIA" w:date="2026-06-01T10:27:05Z" oouserid="bilail.benyahia@ouidou.fr">
              <w:r/>
            </w:ins>
          </w:p>
        </w:tc>
        <w:tc>
          <w:tcPr>
            <w:tcBorders/>
            <w:tcMar>
              <w:left w:w="15" w:type="dxa"/>
              <w:top w:w="15" w:type="dxa"/>
              <w:right w:w="15" w:type="dxa"/>
              <w:bottom w:w="15" w:type="dxa"/>
            </w:tcMar>
            <w:tcW w:w="1965" w:type="dxa"/>
            <w:vAlign w:val="bottom"/>
            <w:textDirection w:val="lrTb"/>
            <w:noWrap/>
          </w:tcPr>
          <w:p>
            <w:pPr>
              <w:pBdr/>
              <w:spacing w:after="0" w:before="0" w:line="240" w:lineRule="auto"/>
              <w:ind/>
              <w:rPr>
                <w:ins w:id="138" w:author="Bilail  BEN YAHIA" w:date="2026-06-01T10:27:05Z" oouserid="bilail.benyahia@ouidou.fr"/>
              </w:rPr>
              <w:pPrChange w:author="Bilail  BEN YAHIA" w:date="2026-06-01T10:27:05Z" w:id="139" oouserid="bilail.benyahia@ouidou.fr">
                <w:pPr>
                  <w:pBdr/>
                  <w:spacing/>
                  <w:ind/>
                </w:pPr>
              </w:pPrChange>
            </w:pPr>
            <w:ins w:id="140" w:author="Bilail  BEN YAHIA" w:date="2026-06-01T10:27:05Z" oouserid="bilail.benyahia@ouidou.fr">
              <w:r>
                <w:rPr>
                  <w:rFonts w:ascii="Calibri" w:hAnsi="Calibri" w:eastAsia="Calibri" w:cs="Calibri"/>
                  <w:color w:val="000000"/>
                  <w:sz w:val="22"/>
                </w:rPr>
                <w:t xml:space="preserve">L</w:t>
              </w:r>
            </w:ins>
            <w:ins w:id="141" w:author="Bilail  BEN YAHIA" w:date="2026-06-01T10:27:05Z" oouserid="bilail.benyahia@ouidou.fr">
              <w:r/>
            </w:ins>
          </w:p>
        </w:tc>
        <w:tc>
          <w:tcPr>
            <w:tcBorders/>
            <w:tcMar>
              <w:left w:w="15" w:type="dxa"/>
              <w:top w:w="15" w:type="dxa"/>
              <w:right w:w="15" w:type="dxa"/>
              <w:bottom w:w="15" w:type="dxa"/>
            </w:tcMar>
            <w:tcW w:w="1157" w:type="dxa"/>
            <w:vAlign w:val="bottom"/>
            <w:textDirection w:val="lrTb"/>
            <w:noWrap/>
          </w:tcPr>
          <w:p>
            <w:pPr>
              <w:pBdr/>
              <w:spacing w:after="0" w:before="0" w:line="240" w:lineRule="auto"/>
              <w:ind/>
              <w:rPr>
                <w:ins w:id="142" w:author="Bilail  BEN YAHIA" w:date="2026-06-01T10:27:05Z" oouserid="bilail.benyahia@ouidou.fr"/>
              </w:rPr>
              <w:pPrChange w:author="Bilail  BEN YAHIA" w:date="2026-06-01T10:27:05Z" w:id="143" oouserid="bilail.benyahia@ouidou.fr">
                <w:pPr>
                  <w:pBdr/>
                  <w:spacing/>
                  <w:ind/>
                </w:pPr>
              </w:pPrChange>
            </w:pPr>
            <w:r/>
            <w:ins w:id="144" w:author="Bilail  BEN YAHIA" w:date="2026-06-01T10:27:05Z" oouserid="bilail.benyahia@ouidou.fr">
              <w:r/>
            </w:ins>
          </w:p>
        </w:tc>
        <w:tc>
          <w:tcPr>
            <w:tcBorders/>
            <w:tcMar>
              <w:left w:w="15" w:type="dxa"/>
              <w:top w:w="15" w:type="dxa"/>
              <w:right w:w="15" w:type="dxa"/>
              <w:bottom w:w="15" w:type="dxa"/>
            </w:tcMar>
            <w:tcW w:w="1190" w:type="dxa"/>
            <w:vAlign w:val="bottom"/>
            <w:textDirection w:val="lrTb"/>
            <w:noWrap/>
          </w:tcPr>
          <w:p>
            <w:pPr>
              <w:pBdr/>
              <w:spacing w:after="0" w:before="0" w:line="240" w:lineRule="auto"/>
              <w:ind/>
              <w:rPr>
                <w:ins w:id="145" w:author="Bilail  BEN YAHIA" w:date="2026-06-01T10:27:05Z" oouserid="bilail.benyahia@ouidou.fr"/>
              </w:rPr>
              <w:pPrChange w:author="Bilail  BEN YAHIA" w:date="2026-06-01T10:27:05Z" w:id="146" oouserid="bilail.benyahia@ouidou.fr">
                <w:pPr>
                  <w:pBdr/>
                  <w:spacing/>
                  <w:ind/>
                </w:pPr>
              </w:pPrChange>
            </w:pPr>
            <w:ins w:id="147" w:author="Bilail  BEN YAHIA" w:date="2026-06-01T10:27:05Z" oouserid="bilail.benyahia@ouidou.fr">
              <w:r>
                <w:rPr>
                  <w:rFonts w:ascii="Calibri" w:hAnsi="Calibri" w:eastAsia="Calibri" w:cs="Calibri"/>
                  <w:color w:val="000000"/>
                  <w:sz w:val="22"/>
                </w:rPr>
                <w:t xml:space="preserve">Y</w:t>
              </w:r>
            </w:ins>
            <w:ins w:id="148" w:author="Bilail  BEN YAHIA" w:date="2026-06-01T10:27:05Z" oouserid="bilail.benyahia@ouidou.fr">
              <w:r/>
            </w:ins>
          </w:p>
        </w:tc>
      </w:tr>
      <w:tr>
        <w:trPr>
          <w:trHeight w:val="300"/>
          <w:ins w:id="149" w:author="Bilail  BEN YAHIA" w:date="2026-06-01T10:27:05Z" oouserid="bilail.benyahia@ouidou.fr"/>
        </w:trPr>
        <w:tc>
          <w:tcPr>
            <w:tcBorders/>
            <w:tcMar>
              <w:left w:w="15" w:type="dxa"/>
              <w:top w:w="15" w:type="dxa"/>
              <w:right w:w="15" w:type="dxa"/>
              <w:bottom w:w="15" w:type="dxa"/>
            </w:tcMar>
            <w:tcW w:w="1176" w:type="dxa"/>
            <w:vAlign w:val="bottom"/>
            <w:textDirection w:val="lrTb"/>
            <w:noWrap/>
          </w:tcPr>
          <w:p>
            <w:pPr>
              <w:pBdr/>
              <w:spacing w:after="0" w:before="0" w:line="240" w:lineRule="auto"/>
              <w:ind/>
              <w:rPr>
                <w:ins w:id="150" w:author="Bilail  BEN YAHIA" w:date="2026-06-01T10:27:05Z" oouserid="bilail.benyahia@ouidou.fr"/>
              </w:rPr>
              <w:pPrChange w:author="Bilail  BEN YAHIA" w:date="2026-06-01T10:27:05Z" w:id="151" oouserid="bilail.benyahia@ouidou.fr">
                <w:pPr>
                  <w:pBdr/>
                  <w:spacing/>
                  <w:ind/>
                </w:pPr>
              </w:pPrChange>
            </w:pPr>
            <w:ins w:id="152" w:author="Bilail  BEN YAHIA" w:date="2026-06-01T10:27:05Z" oouserid="bilail.benyahia@ouidou.fr">
              <w:r>
                <w:rPr>
                  <w:rFonts w:ascii="Calibri" w:hAnsi="Calibri" w:eastAsia="Calibri" w:cs="Calibri"/>
                  <w:color w:val="000000"/>
                  <w:sz w:val="22"/>
                </w:rPr>
                <w:t xml:space="preserve">CTRL_PAP</w:t>
              </w:r>
            </w:ins>
            <w:ins w:id="153" w:author="Bilail  BEN YAHIA" w:date="2026-06-01T10:27:05Z" oouserid="bilail.benyahia@ouidou.fr">
              <w:r/>
            </w:ins>
          </w:p>
        </w:tc>
        <w:tc>
          <w:tcPr>
            <w:tcBorders/>
            <w:tcMar>
              <w:left w:w="15" w:type="dxa"/>
              <w:top w:w="15" w:type="dxa"/>
              <w:right w:w="15" w:type="dxa"/>
              <w:bottom w:w="15" w:type="dxa"/>
            </w:tcMar>
            <w:tcW w:w="3441" w:type="dxa"/>
            <w:vAlign w:val="bottom"/>
            <w:textDirection w:val="lrTb"/>
            <w:noWrap/>
          </w:tcPr>
          <w:p>
            <w:pPr>
              <w:pBdr/>
              <w:spacing w:after="0" w:before="0" w:line="240" w:lineRule="auto"/>
              <w:ind/>
              <w:rPr>
                <w:ins w:id="154" w:author="Bilail  BEN YAHIA" w:date="2026-06-01T10:27:05Z" oouserid="bilail.benyahia@ouidou.fr"/>
              </w:rPr>
              <w:pPrChange w:author="Bilail  BEN YAHIA" w:date="2026-06-01T10:27:05Z" w:id="155" oouserid="bilail.benyahia@ouidou.fr">
                <w:pPr>
                  <w:pBdr/>
                  <w:spacing/>
                  <w:ind/>
                </w:pPr>
              </w:pPrChange>
            </w:pPr>
            <w:ins w:id="156" w:author="Bilail  BEN YAHIA" w:date="2026-06-01T10:27:05Z" oouserid="bilail.benyahia@ouidou.fr">
              <w:r>
                <w:rPr>
                  <w:rFonts w:ascii="Calibri" w:hAnsi="Calibri" w:eastAsia="Calibri" w:cs="Calibri"/>
                  <w:color w:val="000000"/>
                  <w:sz w:val="22"/>
                </w:rPr>
                <w:t xml:space="preserve">Devise de contrôle pour PAP</w:t>
              </w:r>
            </w:ins>
            <w:ins w:id="157" w:author="Bilail  BEN YAHIA" w:date="2026-06-01T10:27:05Z" oouserid="bilail.benyahia@ouidou.fr">
              <w:r/>
            </w:ins>
          </w:p>
        </w:tc>
        <w:tc>
          <w:tcPr>
            <w:tcBorders/>
            <w:tcMar>
              <w:left w:w="15" w:type="dxa"/>
              <w:top w:w="15" w:type="dxa"/>
              <w:right w:w="15" w:type="dxa"/>
              <w:bottom w:w="15" w:type="dxa"/>
            </w:tcMar>
            <w:tcW w:w="1965" w:type="dxa"/>
            <w:vAlign w:val="bottom"/>
            <w:textDirection w:val="lrTb"/>
            <w:noWrap/>
          </w:tcPr>
          <w:p>
            <w:pPr>
              <w:pBdr/>
              <w:spacing w:after="0" w:before="0" w:line="240" w:lineRule="auto"/>
              <w:ind/>
              <w:rPr>
                <w:ins w:id="158" w:author="Bilail  BEN YAHIA" w:date="2026-06-01T10:27:05Z" oouserid="bilail.benyahia@ouidou.fr"/>
              </w:rPr>
              <w:pPrChange w:author="Bilail  BEN YAHIA" w:date="2026-06-01T10:27:05Z" w:id="159" oouserid="bilail.benyahia@ouidou.fr">
                <w:pPr>
                  <w:pBdr/>
                  <w:spacing/>
                  <w:ind/>
                </w:pPr>
              </w:pPrChange>
            </w:pPr>
            <w:ins w:id="160" w:author="Bilail  BEN YAHIA" w:date="2026-06-01T10:27:05Z" oouserid="bilail.benyahia@ouidou.fr">
              <w:r>
                <w:rPr>
                  <w:rFonts w:ascii="Calibri" w:hAnsi="Calibri" w:eastAsia="Calibri" w:cs="Calibri"/>
                  <w:color w:val="000000"/>
                  <w:sz w:val="22"/>
                </w:rPr>
                <w:t xml:space="preserve">L</w:t>
              </w:r>
            </w:ins>
            <w:ins w:id="161" w:author="Bilail  BEN YAHIA" w:date="2026-06-01T10:27:05Z" oouserid="bilail.benyahia@ouidou.fr">
              <w:r/>
            </w:ins>
          </w:p>
        </w:tc>
        <w:tc>
          <w:tcPr>
            <w:tcBorders/>
            <w:tcMar>
              <w:left w:w="15" w:type="dxa"/>
              <w:top w:w="15" w:type="dxa"/>
              <w:right w:w="15" w:type="dxa"/>
              <w:bottom w:w="15" w:type="dxa"/>
            </w:tcMar>
            <w:tcW w:w="1157" w:type="dxa"/>
            <w:vAlign w:val="bottom"/>
            <w:textDirection w:val="lrTb"/>
            <w:noWrap/>
          </w:tcPr>
          <w:p>
            <w:pPr>
              <w:pBdr/>
              <w:spacing w:after="0" w:before="0" w:line="240" w:lineRule="auto"/>
              <w:ind/>
              <w:rPr>
                <w:ins w:id="162" w:author="Bilail  BEN YAHIA" w:date="2026-06-01T10:27:05Z" oouserid="bilail.benyahia@ouidou.fr"/>
              </w:rPr>
              <w:pPrChange w:author="Bilail  BEN YAHIA" w:date="2026-06-01T10:27:05Z" w:id="163" oouserid="bilail.benyahia@ouidou.fr">
                <w:pPr>
                  <w:pBdr/>
                  <w:spacing/>
                  <w:ind/>
                </w:pPr>
              </w:pPrChange>
            </w:pPr>
            <w:r/>
            <w:ins w:id="164" w:author="Bilail  BEN YAHIA" w:date="2026-06-01T10:27:05Z" oouserid="bilail.benyahia@ouidou.fr">
              <w:r/>
            </w:ins>
          </w:p>
        </w:tc>
        <w:tc>
          <w:tcPr>
            <w:tcBorders/>
            <w:tcMar>
              <w:left w:w="15" w:type="dxa"/>
              <w:top w:w="15" w:type="dxa"/>
              <w:right w:w="15" w:type="dxa"/>
              <w:bottom w:w="15" w:type="dxa"/>
            </w:tcMar>
            <w:tcW w:w="1190" w:type="dxa"/>
            <w:vAlign w:val="bottom"/>
            <w:textDirection w:val="lrTb"/>
            <w:noWrap/>
          </w:tcPr>
          <w:p>
            <w:pPr>
              <w:pBdr/>
              <w:spacing w:after="0" w:before="0" w:line="240" w:lineRule="auto"/>
              <w:ind/>
              <w:rPr>
                <w:ins w:id="165" w:author="Bilail  BEN YAHIA" w:date="2026-06-01T10:27:05Z" oouserid="bilail.benyahia@ouidou.fr"/>
              </w:rPr>
              <w:pPrChange w:author="Bilail  BEN YAHIA" w:date="2026-06-01T10:27:05Z" w:id="166" oouserid="bilail.benyahia@ouidou.fr">
                <w:pPr>
                  <w:pBdr/>
                  <w:spacing/>
                  <w:ind/>
                </w:pPr>
              </w:pPrChange>
            </w:pPr>
            <w:ins w:id="167" w:author="Bilail  BEN YAHIA" w:date="2026-06-01T10:27:05Z" oouserid="bilail.benyahia@ouidou.fr">
              <w:r>
                <w:rPr>
                  <w:rFonts w:ascii="Calibri" w:hAnsi="Calibri" w:eastAsia="Calibri" w:cs="Calibri"/>
                  <w:color w:val="000000"/>
                  <w:sz w:val="22"/>
                </w:rPr>
                <w:t xml:space="preserve">Y</w:t>
              </w:r>
            </w:ins>
            <w:ins w:id="168" w:author="Bilail  BEN YAHIA" w:date="2026-06-01T10:27:05Z" oouserid="bilail.benyahia@ouidou.fr">
              <w:r/>
            </w:ins>
          </w:p>
        </w:tc>
      </w:tr>
      <w:tr>
        <w:trPr>
          <w:trHeight w:val="300"/>
          <w:ins w:id="169" w:author="Bilail  BEN YAHIA" w:date="2026-06-01T10:27:05Z" oouserid="bilail.benyahia@ouidou.fr"/>
        </w:trPr>
        <w:tc>
          <w:tcPr>
            <w:tcBorders/>
            <w:tcMar>
              <w:left w:w="15" w:type="dxa"/>
              <w:top w:w="15" w:type="dxa"/>
              <w:right w:w="15" w:type="dxa"/>
              <w:bottom w:w="15" w:type="dxa"/>
            </w:tcMar>
            <w:tcW w:w="1176" w:type="dxa"/>
            <w:vAlign w:val="bottom"/>
            <w:textDirection w:val="lrTb"/>
            <w:noWrap/>
          </w:tcPr>
          <w:p>
            <w:pPr>
              <w:pBdr/>
              <w:spacing w:after="0" w:before="0" w:line="240" w:lineRule="auto"/>
              <w:ind/>
              <w:rPr>
                <w:ins w:id="170" w:author="Bilail  BEN YAHIA" w:date="2026-06-01T10:27:05Z" oouserid="bilail.benyahia@ouidou.fr"/>
              </w:rPr>
              <w:pPrChange w:author="Bilail  BEN YAHIA" w:date="2026-06-01T10:27:05Z" w:id="171" oouserid="bilail.benyahia@ouidou.fr">
                <w:pPr>
                  <w:pBdr/>
                  <w:spacing/>
                  <w:ind/>
                </w:pPr>
              </w:pPrChange>
            </w:pPr>
            <w:ins w:id="172" w:author="Bilail  BEN YAHIA" w:date="2026-06-01T10:27:05Z" oouserid="bilail.benyahia@ouidou.fr">
              <w:r>
                <w:rPr>
                  <w:rFonts w:ascii="Calibri" w:hAnsi="Calibri" w:eastAsia="Calibri" w:cs="Calibri"/>
                  <w:color w:val="000000"/>
                  <w:sz w:val="22"/>
                </w:rPr>
                <w:t xml:space="preserve">XOF</w:t>
              </w:r>
            </w:ins>
            <w:ins w:id="173" w:author="Bilail  BEN YAHIA" w:date="2026-06-01T10:27:05Z" oouserid="bilail.benyahia@ouidou.fr">
              <w:r/>
            </w:ins>
          </w:p>
        </w:tc>
        <w:tc>
          <w:tcPr>
            <w:tcBorders/>
            <w:tcMar>
              <w:left w:w="15" w:type="dxa"/>
              <w:top w:w="15" w:type="dxa"/>
              <w:right w:w="15" w:type="dxa"/>
              <w:bottom w:w="15" w:type="dxa"/>
            </w:tcMar>
            <w:tcW w:w="3441" w:type="dxa"/>
            <w:vAlign w:val="bottom"/>
            <w:textDirection w:val="lrTb"/>
            <w:noWrap/>
          </w:tcPr>
          <w:p>
            <w:pPr>
              <w:pBdr/>
              <w:spacing w:after="0" w:before="0" w:line="240" w:lineRule="auto"/>
              <w:ind/>
              <w:rPr>
                <w:ins w:id="174" w:author="Bilail  BEN YAHIA" w:date="2026-06-01T10:27:05Z" oouserid="bilail.benyahia@ouidou.fr"/>
              </w:rPr>
              <w:pPrChange w:author="Bilail  BEN YAHIA" w:date="2026-06-01T10:27:05Z" w:id="175" oouserid="bilail.benyahia@ouidou.fr">
                <w:pPr>
                  <w:pBdr/>
                  <w:spacing/>
                  <w:ind/>
                </w:pPr>
              </w:pPrChange>
            </w:pPr>
            <w:ins w:id="176" w:author="Bilail  BEN YAHIA" w:date="2026-06-01T10:27:05Z" oouserid="bilail.benyahia@ouidou.fr">
              <w:r>
                <w:rPr>
                  <w:rFonts w:ascii="Calibri" w:hAnsi="Calibri" w:eastAsia="Calibri" w:cs="Calibri"/>
                  <w:color w:val="000000"/>
                  <w:sz w:val="22"/>
                </w:rPr>
                <w:t xml:space="preserve">FCFA</w:t>
              </w:r>
            </w:ins>
            <w:ins w:id="177" w:author="Bilail  BEN YAHIA" w:date="2026-06-01T10:27:05Z" oouserid="bilail.benyahia@ouidou.fr">
              <w:r/>
            </w:ins>
          </w:p>
        </w:tc>
        <w:tc>
          <w:tcPr>
            <w:tcBorders/>
            <w:tcMar>
              <w:left w:w="15" w:type="dxa"/>
              <w:top w:w="15" w:type="dxa"/>
              <w:right w:w="15" w:type="dxa"/>
              <w:bottom w:w="15" w:type="dxa"/>
            </w:tcMar>
            <w:tcW w:w="1965" w:type="dxa"/>
            <w:vAlign w:val="bottom"/>
            <w:textDirection w:val="lrTb"/>
            <w:noWrap/>
          </w:tcPr>
          <w:p>
            <w:pPr>
              <w:pBdr/>
              <w:spacing w:after="0" w:before="0" w:line="240" w:lineRule="auto"/>
              <w:ind/>
              <w:rPr>
                <w:ins w:id="178" w:author="Bilail  BEN YAHIA" w:date="2026-06-01T10:27:05Z" oouserid="bilail.benyahia@ouidou.fr"/>
              </w:rPr>
              <w:pPrChange w:author="Bilail  BEN YAHIA" w:date="2026-06-01T10:27:05Z" w:id="179" oouserid="bilail.benyahia@ouidou.fr">
                <w:pPr>
                  <w:pBdr/>
                  <w:spacing/>
                  <w:ind/>
                </w:pPr>
              </w:pPrChange>
            </w:pPr>
            <w:ins w:id="180" w:author="Bilail  BEN YAHIA" w:date="2026-06-01T10:27:05Z" oouserid="bilail.benyahia@ouidou.fr">
              <w:r>
                <w:rPr>
                  <w:rFonts w:ascii="Calibri" w:hAnsi="Calibri" w:eastAsia="Calibri" w:cs="Calibri"/>
                  <w:color w:val="000000"/>
                  <w:sz w:val="22"/>
                </w:rPr>
                <w:t xml:space="preserve">L</w:t>
              </w:r>
            </w:ins>
            <w:ins w:id="181" w:author="Bilail  BEN YAHIA" w:date="2026-06-01T10:27:05Z" oouserid="bilail.benyahia@ouidou.fr">
              <w:r/>
            </w:ins>
          </w:p>
        </w:tc>
        <w:tc>
          <w:tcPr>
            <w:tcBorders/>
            <w:tcMar>
              <w:left w:w="15" w:type="dxa"/>
              <w:top w:w="15" w:type="dxa"/>
              <w:right w:w="15" w:type="dxa"/>
              <w:bottom w:w="15" w:type="dxa"/>
            </w:tcMar>
            <w:tcW w:w="1157" w:type="dxa"/>
            <w:vAlign w:val="bottom"/>
            <w:textDirection w:val="lrTb"/>
            <w:noWrap/>
          </w:tcPr>
          <w:p>
            <w:pPr>
              <w:pBdr/>
              <w:spacing w:after="0" w:before="0" w:line="240" w:lineRule="auto"/>
              <w:ind/>
              <w:rPr>
                <w:ins w:id="182" w:author="Bilail  BEN YAHIA" w:date="2026-06-01T10:27:05Z" oouserid="bilail.benyahia@ouidou.fr"/>
              </w:rPr>
              <w:pPrChange w:author="Bilail  BEN YAHIA" w:date="2026-06-01T10:27:05Z" w:id="183" oouserid="bilail.benyahia@ouidou.fr">
                <w:pPr>
                  <w:pBdr/>
                  <w:spacing/>
                  <w:ind/>
                </w:pPr>
              </w:pPrChange>
            </w:pPr>
            <w:r/>
            <w:ins w:id="184" w:author="Bilail  BEN YAHIA" w:date="2026-06-01T10:27:05Z" oouserid="bilail.benyahia@ouidou.fr">
              <w:r/>
            </w:ins>
          </w:p>
        </w:tc>
        <w:tc>
          <w:tcPr>
            <w:tcBorders/>
            <w:tcMar>
              <w:left w:w="15" w:type="dxa"/>
              <w:top w:w="15" w:type="dxa"/>
              <w:right w:w="15" w:type="dxa"/>
              <w:bottom w:w="15" w:type="dxa"/>
            </w:tcMar>
            <w:tcW w:w="1190" w:type="dxa"/>
            <w:vAlign w:val="bottom"/>
            <w:textDirection w:val="lrTb"/>
            <w:noWrap/>
          </w:tcPr>
          <w:p>
            <w:pPr>
              <w:pBdr/>
              <w:spacing w:after="0" w:before="0" w:line="240" w:lineRule="auto"/>
              <w:ind/>
              <w:rPr>
                <w:ins w:id="185" w:author="Bilail  BEN YAHIA" w:date="2026-06-01T10:27:05Z" oouserid="bilail.benyahia@ouidou.fr"/>
              </w:rPr>
              <w:pPrChange w:author="Bilail  BEN YAHIA" w:date="2026-06-01T10:27:05Z" w:id="186" oouserid="bilail.benyahia@ouidou.fr">
                <w:pPr>
                  <w:pBdr/>
                  <w:spacing/>
                  <w:ind/>
                </w:pPr>
              </w:pPrChange>
            </w:pPr>
            <w:ins w:id="187" w:author="Bilail  BEN YAHIA" w:date="2026-06-01T10:27:05Z" oouserid="bilail.benyahia@ouidou.fr">
              <w:r>
                <w:rPr>
                  <w:rFonts w:ascii="Calibri" w:hAnsi="Calibri" w:eastAsia="Calibri" w:cs="Calibri"/>
                  <w:color w:val="000000"/>
                  <w:sz w:val="22"/>
                </w:rPr>
                <w:t xml:space="preserve">Y</w:t>
              </w:r>
            </w:ins>
            <w:ins w:id="188" w:author="Bilail  BEN YAHIA" w:date="2026-06-01T10:27:05Z" oouserid="bilail.benyahia@ouidou.fr">
              <w:r/>
            </w:ins>
          </w:p>
        </w:tc>
      </w:tr>
    </w:tbl>
    <w:p>
      <w:pPr>
        <w:pBdr/>
        <w:spacing w:after="120"/>
        <w:ind/>
        <w:rPr>
          <w:ins w:id="189" w:author="Bilail  BEN YAHIA" w:date="2026-06-01T10:27:01Z" oouserid="bilail.benyahia@ouidou.fr"/>
        </w:rPr>
      </w:pPr>
      <w:r/>
      <w:ins w:id="190" w:author="Bilail  BEN YAHIA" w:date="2026-06-01T10:27:01Z" oouserid="bilail.benyahia@ouidou.fr">
        <w:r/>
      </w:ins>
    </w:p>
    <w:p>
      <w:pPr>
        <w:pBdr/>
        <w:spacing w:after="120"/>
        <w:ind/>
        <w:rPr>
          <w:ins w:id="191" w:author="Bilail  BEN YAHIA" w:date="2026-06-01T10:27:00Z" oouserid="bilail.benyahia@ouidou.fr"/>
        </w:rPr>
      </w:pPr>
      <w:ins w:id="192" w:author="Bilail  BEN YAHIA" w:date="2026-06-01T10:27:00Z" oouserid="bilail.benyahia@ouidou.fr">
        <w:r>
          <w:rPr>
            <w:b/>
            <w:bCs/>
            <w:highlight w:val="none"/>
          </w:rPr>
        </w:r>
      </w:ins>
      <w:ins w:id="193" w:author="Bilail  BEN YAHIA" w:date="2026-06-01T10:27:00Z" oouserid="bilail.benyahia@ouidou.fr">
        <w:r>
          <w:rPr>
            <w:b/>
            <w:bCs/>
            <w:highlight w:val="none"/>
          </w:rPr>
        </w:r>
      </w:ins>
      <w:ins w:id="194" w:author="Bilail  BEN YAHIA" w:date="2026-06-01T10:27:00Z" oouserid="bilail.benyahia@ouidou.fr">
        <w:r/>
      </w:ins>
    </w:p>
    <w:p>
      <w:pPr>
        <w:pBdr/>
        <w:spacing w:after="120"/>
        <w:ind/>
        <w:rPr>
          <w:b/>
          <w:bCs/>
          <w:highlight w:val="none"/>
        </w:rPr>
      </w:pPr>
      <w:r>
        <w:rPr>
          <w:b/>
          <w:bCs/>
        </w:rPr>
        <w:t xml:space="preserve">Contraintes métier :</w:t>
      </w:r>
      <w:r>
        <w:rPr>
          <w:b/>
          <w:bCs/>
          <w:highlight w:val="none"/>
        </w:rPr>
      </w:r>
      <w:r>
        <w:rPr>
          <w:b/>
          <w:bCs/>
          <w:highlight w:val="none"/>
        </w:rPr>
      </w:r>
    </w:p>
    <w:p>
      <w:pPr>
        <w:pStyle w:val="935"/>
        <w:numPr>
          <w:ilvl w:val="0"/>
          <w:numId w:val="3"/>
        </w:numPr>
        <w:pBdr/>
        <w:spacing/>
        <w:ind/>
        <w:rPr/>
      </w:pPr>
      <w:r>
        <w:t xml:space="preserve">1. code_currency unique.</w:t>
      </w:r>
      <w:r/>
    </w:p>
    <w:p>
      <w:pPr>
        <w:pStyle w:val="926"/>
        <w:numPr>
          <w:ilvl w:val="2"/>
          <w:numId w:val="2"/>
        </w:numPr>
        <w:pBdr/>
        <w:spacing/>
        <w:ind/>
        <w:rPr/>
      </w:pPr>
      <w:r/>
      <w:commentRangeStart w:id="8"/>
      <w:r/>
      <w:bookmarkStart w:id="70" w:name="_Toc229084412"/>
      <w:r/>
      <w:bookmarkStart w:id="1649823978" w:name="_Toc1144817497"/>
      <w:r>
        <w:t xml:space="preserve">Etat (P1)</w:t>
      </w:r>
      <w:bookmarkEnd w:id="70"/>
      <w:r>
        <w:t xml:space="preserve"> voir la pertinence</w:t>
      </w:r>
      <w:bookmarkEnd w:id="1649823978"/>
      <w:r/>
      <w:commentRangeEnd w:id="8"/>
      <w:r>
        <w:commentReference w:id="8"/>
      </w:r>
      <w:r/>
      <w:r/>
    </w:p>
    <w:p>
      <w:pPr>
        <w:pBdr/>
        <w:spacing w:after="120"/>
        <w:ind/>
        <w:rPr/>
      </w:pPr>
      <w:r>
        <w:rPr>
          <w:b/>
          <w:bCs/>
        </w:rPr>
        <w:t xml:space="preserve">Rôle métier : </w:t>
      </w:r>
      <w:r>
        <w:t xml:space="preserve">états ou statuts possibles dans le système (catalogue de référence transverse).</w:t>
      </w: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2120"/>
        <w:gridCol w:w="1156"/>
        <w:gridCol w:w="4242"/>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id_etat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Identifiant technique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code_etat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Code unique de l'état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début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fin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État du référentiel lui-même</w:t>
            </w:r>
            <w:r/>
          </w:p>
        </w:tc>
      </w:tr>
    </w:tbl>
    <w:p>
      <w:pPr>
        <w:pBdr/>
        <w:spacing w:after="120"/>
        <w:ind/>
        <w:rPr/>
      </w:pPr>
      <w:r>
        <w:rPr>
          <w:b/>
          <w:bCs/>
        </w:rPr>
        <w:t xml:space="preserve">Contraintes métier :</w:t>
      </w:r>
      <w:r/>
    </w:p>
    <w:p>
      <w:pPr>
        <w:pStyle w:val="935"/>
        <w:numPr>
          <w:ilvl w:val="0"/>
          <w:numId w:val="3"/>
        </w:numPr>
        <w:pBdr/>
        <w:spacing/>
        <w:ind/>
        <w:rPr/>
      </w:pPr>
      <w:r>
        <w:t xml:space="preserve">1. code_etat unique.</w:t>
      </w:r>
      <w:r/>
    </w:p>
    <w:p>
      <w:pPr>
        <w:pBdr/>
        <w:spacing w:after="80"/>
        <w:ind/>
        <w:rPr/>
      </w:pPr>
      <w:r>
        <w:t xml:space="preserve">ID</w:t>
      </w:r>
      <w:r>
        <w:tab/>
      </w:r>
      <w:r>
        <w:t xml:space="preserve">Description</w:t>
      </w:r>
      <w:r/>
    </w:p>
    <w:p>
      <w:pPr>
        <w:pBdr/>
        <w:spacing w:after="80"/>
        <w:ind/>
        <w:rPr/>
      </w:pPr>
      <w:r>
        <w:t xml:space="preserve">INIT</w:t>
      </w:r>
      <w:r>
        <w:tab/>
      </w:r>
      <w:r>
        <w:t xml:space="preserve">Données initialisées</w:t>
      </w:r>
      <w:r/>
    </w:p>
    <w:p>
      <w:pPr>
        <w:pBdr/>
        <w:spacing w:after="80"/>
        <w:ind/>
        <w:rPr/>
      </w:pPr>
      <w:r>
        <w:t xml:space="preserve">MODIF</w:t>
      </w:r>
      <w:r>
        <w:tab/>
      </w:r>
      <w:r>
        <w:t xml:space="preserve">Données modifiées</w:t>
      </w:r>
      <w:r/>
    </w:p>
    <w:p>
      <w:pPr>
        <w:pBdr/>
        <w:spacing w:after="80"/>
        <w:ind/>
        <w:rPr/>
      </w:pPr>
      <w:r>
        <w:t xml:space="preserve">ND</w:t>
      </w:r>
      <w:r>
        <w:tab/>
      </w:r>
      <w:r>
        <w:t xml:space="preserve">Aucun</w:t>
      </w:r>
      <w:r/>
    </w:p>
    <w:p>
      <w:pPr>
        <w:pStyle w:val="926"/>
        <w:numPr>
          <w:ilvl w:val="2"/>
          <w:numId w:val="2"/>
        </w:numPr>
        <w:pBdr/>
        <w:spacing/>
        <w:ind/>
        <w:rPr/>
      </w:pPr>
      <w:r/>
      <w:bookmarkStart w:id="72" w:name="_Toc229084413"/>
      <w:r/>
      <w:bookmarkStart w:id="458195431" w:name="_Toc1886656213"/>
      <w:r>
        <w:t xml:space="preserve">Frequence (P1)</w:t>
      </w:r>
      <w:bookmarkEnd w:id="72"/>
      <w:r/>
      <w:bookmarkEnd w:id="458195431"/>
      <w:r/>
      <w:r/>
    </w:p>
    <w:p>
      <w:pPr>
        <w:pBdr/>
        <w:spacing w:after="120"/>
        <w:ind/>
        <w:rPr/>
      </w:pPr>
      <w:r>
        <w:rPr>
          <w:b/>
          <w:bCs/>
        </w:rPr>
        <w:t xml:space="preserve">Rôle métier : </w:t>
      </w:r>
      <w:r>
        <w:t xml:space="preserve">fréquences de reporting ou de mise à jour.</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7"/>
        <w:gridCol w:w="1927"/>
        <w:gridCol w:w="963"/>
        <w:gridCol w:w="3084"/>
        <w:gridCol w:w="173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id_frequence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code_frequence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MEN, TRI, ANN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Mensuel, Trimestriel, Annuel</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bl>
    <w:p>
      <w:pPr>
        <w:pBdr/>
        <w:spacing w:after="120"/>
        <w:ind/>
        <w:rPr/>
      </w:pPr>
      <w:r>
        <w:rPr>
          <w:b/>
          <w:bCs/>
        </w:rPr>
        <w:t xml:space="preserve">Contraintes métier :</w:t>
      </w:r>
      <w:r/>
    </w:p>
    <w:p>
      <w:pPr>
        <w:pStyle w:val="935"/>
        <w:numPr>
          <w:ilvl w:val="0"/>
          <w:numId w:val="3"/>
        </w:numPr>
        <w:pBdr/>
        <w:spacing/>
        <w:ind/>
        <w:rPr/>
      </w:pPr>
      <w:r>
        <w:t xml:space="preserve">1. code_frequence unique.</w:t>
      </w:r>
      <w:r/>
    </w:p>
    <w:p>
      <w:pPr>
        <w:pBdr/>
        <w:spacing w:after="80"/>
        <w:ind/>
        <w:rPr/>
      </w:pPr>
      <w:r>
        <w:t xml:space="preserve">AOU</w:t>
      </w:r>
      <w:r>
        <w:tab/>
      </w:r>
      <w:r>
        <w:t xml:space="preserve">nom</w:t>
      </w:r>
      <w:r>
        <w:tab/>
      </w:r>
      <w:r>
        <w:tab/>
      </w:r>
      <w:r>
        <w:t xml:space="preserve">MOIS</w:t>
      </w:r>
      <w:r>
        <w:tab/>
      </w:r>
      <w:r/>
    </w:p>
    <w:p>
      <w:pPr>
        <w:pBdr/>
        <w:spacing w:after="80"/>
        <w:ind/>
        <w:rPr/>
      </w:pPr>
      <w:r>
        <w:t xml:space="preserve">AVR</w:t>
      </w:r>
      <w:r>
        <w:tab/>
      </w:r>
      <w:r>
        <w:t xml:space="preserve">Avril</w:t>
      </w:r>
      <w:r>
        <w:tab/>
      </w:r>
      <w:r>
        <w:tab/>
      </w:r>
      <w:r>
        <w:t xml:space="preserve">MOIS</w:t>
      </w:r>
      <w:r>
        <w:tab/>
      </w:r>
      <w:r/>
    </w:p>
    <w:p>
      <w:pPr>
        <w:pBdr/>
        <w:spacing w:after="80"/>
        <w:ind/>
        <w:rPr/>
      </w:pPr>
      <w:r>
        <w:t xml:space="preserve">DEC</w:t>
      </w:r>
      <w:r>
        <w:tab/>
      </w:r>
      <w:r>
        <w:t xml:space="preserve">Decembre</w:t>
      </w:r>
      <w:r>
        <w:tab/>
      </w:r>
      <w:r>
        <w:tab/>
      </w:r>
      <w:r>
        <w:t xml:space="preserve">MOIS</w:t>
      </w:r>
      <w:r>
        <w:tab/>
      </w:r>
      <w:r/>
    </w:p>
    <w:p>
      <w:pPr>
        <w:pBdr/>
        <w:spacing w:after="80"/>
        <w:ind/>
        <w:rPr/>
      </w:pPr>
      <w:r>
        <w:t xml:space="preserve">FEV</w:t>
      </w:r>
      <w:r>
        <w:tab/>
      </w:r>
      <w:r>
        <w:t xml:space="preserve">Février</w:t>
      </w:r>
      <w:r>
        <w:tab/>
      </w:r>
      <w:r>
        <w:tab/>
      </w:r>
      <w:r>
        <w:t xml:space="preserve">MOIS</w:t>
      </w:r>
      <w:r>
        <w:tab/>
      </w:r>
      <w:r/>
    </w:p>
    <w:p>
      <w:pPr>
        <w:pBdr/>
        <w:spacing w:after="80"/>
        <w:ind/>
        <w:rPr/>
      </w:pPr>
      <w:r>
        <w:t xml:space="preserve">JAN</w:t>
      </w:r>
      <w:r>
        <w:tab/>
      </w:r>
      <w:r>
        <w:t xml:space="preserve">Janvier</w:t>
      </w:r>
      <w:r>
        <w:tab/>
      </w:r>
      <w:r>
        <w:tab/>
      </w:r>
      <w:r>
        <w:t xml:space="preserve">MOIS</w:t>
      </w:r>
      <w:r>
        <w:tab/>
      </w:r>
      <w:r/>
    </w:p>
    <w:p>
      <w:pPr>
        <w:pBdr/>
        <w:spacing w:after="80"/>
        <w:ind/>
        <w:rPr/>
      </w:pPr>
      <w:r>
        <w:t xml:space="preserve">JUIL</w:t>
      </w:r>
      <w:r>
        <w:tab/>
      </w:r>
      <w:r>
        <w:t xml:space="preserve">Juillet</w:t>
      </w:r>
      <w:r>
        <w:tab/>
      </w:r>
      <w:r>
        <w:tab/>
      </w:r>
      <w:r>
        <w:t xml:space="preserve">MOIS</w:t>
      </w:r>
      <w:r>
        <w:tab/>
      </w:r>
      <w:r/>
    </w:p>
    <w:p>
      <w:pPr>
        <w:pBdr/>
        <w:spacing w:after="80"/>
        <w:ind/>
        <w:rPr/>
      </w:pPr>
      <w:r>
        <w:t xml:space="preserve">JUIN</w:t>
      </w:r>
      <w:r>
        <w:tab/>
      </w:r>
      <w:r>
        <w:t xml:space="preserve">Juin</w:t>
      </w:r>
      <w:r>
        <w:tab/>
      </w:r>
      <w:r>
        <w:tab/>
      </w:r>
      <w:r>
        <w:t xml:space="preserve">MOIS</w:t>
      </w:r>
      <w:r>
        <w:tab/>
      </w:r>
      <w:r/>
    </w:p>
    <w:p>
      <w:pPr>
        <w:pBdr/>
        <w:spacing w:after="80"/>
        <w:ind/>
        <w:rPr/>
      </w:pPr>
      <w:r>
        <w:t xml:space="preserve">MAI</w:t>
      </w:r>
      <w:r>
        <w:tab/>
      </w:r>
      <w:r>
        <w:t xml:space="preserve">Mai</w:t>
      </w:r>
      <w:r>
        <w:tab/>
      </w:r>
      <w:r>
        <w:tab/>
      </w:r>
      <w:r>
        <w:t xml:space="preserve">MOIS</w:t>
      </w:r>
      <w:r>
        <w:tab/>
      </w:r>
      <w:r/>
    </w:p>
    <w:p>
      <w:pPr>
        <w:pBdr/>
        <w:spacing w:after="80"/>
        <w:ind/>
        <w:rPr/>
      </w:pPr>
      <w:r>
        <w:t xml:space="preserve">MARS</w:t>
      </w:r>
      <w:r>
        <w:tab/>
      </w:r>
      <w:r>
        <w:t xml:space="preserve">Mars</w:t>
      </w:r>
      <w:r>
        <w:tab/>
      </w:r>
      <w:r>
        <w:tab/>
      </w:r>
      <w:r>
        <w:t xml:space="preserve">MOIS</w:t>
      </w:r>
      <w:r>
        <w:tab/>
      </w:r>
      <w:r/>
    </w:p>
    <w:p>
      <w:pPr>
        <w:pBdr/>
        <w:spacing w:after="80"/>
        <w:ind/>
        <w:rPr/>
      </w:pPr>
      <w:r>
        <w:t xml:space="preserve">N</w:t>
      </w:r>
      <w:r>
        <w:tab/>
      </w:r>
      <w:r>
        <w:t xml:space="preserve">N</w:t>
      </w:r>
      <w:r>
        <w:tab/>
      </w:r>
      <w:r>
        <w:tab/>
      </w:r>
      <w:r>
        <w:t xml:space="preserve">EN_COURS</w:t>
      </w:r>
      <w:r>
        <w:tab/>
      </w:r>
      <w:r/>
    </w:p>
    <w:p>
      <w:pPr>
        <w:pBdr/>
        <w:spacing w:after="80"/>
        <w:ind/>
        <w:rPr/>
      </w:pPr>
      <w:r>
        <w:t xml:space="preserve">N-1</w:t>
      </w:r>
      <w:r>
        <w:tab/>
      </w:r>
      <w:r>
        <w:t xml:space="preserve">N-1</w:t>
      </w:r>
      <w:r>
        <w:tab/>
      </w:r>
      <w:r>
        <w:tab/>
      </w:r>
      <w:r>
        <w:t xml:space="preserve">ANTERIEUR</w:t>
      </w:r>
      <w:r>
        <w:tab/>
      </w:r>
      <w:r/>
    </w:p>
    <w:p>
      <w:pPr>
        <w:pBdr/>
        <w:spacing w:after="80"/>
        <w:ind/>
        <w:rPr/>
      </w:pPr>
      <w:r>
        <w:t xml:space="preserve">N-2</w:t>
      </w:r>
      <w:r>
        <w:tab/>
      </w:r>
      <w:r>
        <w:t xml:space="preserve">N-2</w:t>
      </w:r>
      <w:r>
        <w:tab/>
      </w:r>
      <w:r>
        <w:tab/>
      </w:r>
      <w:r>
        <w:t xml:space="preserve">ANTERIEUR</w:t>
      </w:r>
      <w:r>
        <w:tab/>
      </w:r>
      <w:r/>
    </w:p>
    <w:p>
      <w:pPr>
        <w:pBdr/>
        <w:spacing w:after="80"/>
        <w:ind/>
        <w:rPr/>
      </w:pPr>
      <w:r>
        <w:t xml:space="preserve">N-3</w:t>
      </w:r>
      <w:r>
        <w:tab/>
      </w:r>
      <w:r>
        <w:t xml:space="preserve">N-3</w:t>
      </w:r>
      <w:r>
        <w:tab/>
      </w:r>
      <w:r>
        <w:tab/>
      </w:r>
      <w:r>
        <w:t xml:space="preserve">ANTERIEUR</w:t>
      </w:r>
      <w:r>
        <w:tab/>
      </w:r>
      <w:r/>
    </w:p>
    <w:p>
      <w:pPr>
        <w:pBdr/>
        <w:spacing w:after="80"/>
        <w:ind/>
        <w:rPr/>
      </w:pPr>
      <w:r>
        <w:t xml:space="preserve">N1</w:t>
      </w:r>
      <w:r>
        <w:tab/>
      </w:r>
      <w:r>
        <w:t xml:space="preserve">N+1</w:t>
      </w:r>
      <w:r>
        <w:tab/>
      </w:r>
      <w:r>
        <w:tab/>
      </w:r>
      <w:r>
        <w:t xml:space="preserve">POSTERIEUR</w:t>
      </w:r>
      <w:r>
        <w:tab/>
      </w:r>
      <w:r/>
    </w:p>
    <w:p>
      <w:pPr>
        <w:pBdr/>
        <w:spacing w:after="80"/>
        <w:ind/>
        <w:rPr/>
      </w:pPr>
      <w:r>
        <w:t xml:space="preserve">N2</w:t>
      </w:r>
      <w:r>
        <w:tab/>
      </w:r>
      <w:r>
        <w:t xml:space="preserve">N+2</w:t>
      </w:r>
      <w:r>
        <w:tab/>
      </w:r>
      <w:r>
        <w:tab/>
      </w:r>
      <w:r>
        <w:t xml:space="preserve">POSTERIEUR</w:t>
      </w:r>
      <w:r>
        <w:tab/>
      </w:r>
      <w:r/>
    </w:p>
    <w:p>
      <w:pPr>
        <w:pBdr/>
        <w:spacing w:after="80"/>
        <w:ind/>
        <w:rPr/>
      </w:pPr>
      <w:r>
        <w:t xml:space="preserve">N3</w:t>
      </w:r>
      <w:r>
        <w:tab/>
      </w:r>
      <w:r>
        <w:t xml:space="preserve">N+3</w:t>
      </w:r>
      <w:r>
        <w:tab/>
      </w:r>
      <w:r>
        <w:tab/>
      </w:r>
      <w:r>
        <w:t xml:space="preserve">POSTERIEUR</w:t>
      </w:r>
      <w:r>
        <w:tab/>
      </w:r>
      <w:r/>
    </w:p>
    <w:p>
      <w:pPr>
        <w:pBdr/>
        <w:spacing w:after="80"/>
        <w:ind/>
        <w:rPr/>
      </w:pPr>
      <w:r>
        <w:t xml:space="preserve">N4</w:t>
      </w:r>
      <w:r>
        <w:tab/>
      </w:r>
      <w:r>
        <w:t xml:space="preserve">N+4</w:t>
      </w:r>
      <w:r>
        <w:tab/>
      </w:r>
      <w:r>
        <w:tab/>
      </w:r>
      <w:r>
        <w:t xml:space="preserve">POSTERIEUR</w:t>
      </w:r>
      <w:r>
        <w:tab/>
      </w:r>
      <w:r/>
    </w:p>
    <w:p>
      <w:pPr>
        <w:pBdr/>
        <w:spacing w:after="80"/>
        <w:ind/>
        <w:rPr/>
      </w:pPr>
      <w:r>
        <w:t xml:space="preserve">N5</w:t>
      </w:r>
      <w:r>
        <w:tab/>
      </w:r>
      <w:r>
        <w:t xml:space="preserve">N+5</w:t>
      </w:r>
      <w:r>
        <w:tab/>
      </w:r>
      <w:r>
        <w:tab/>
      </w:r>
      <w:r>
        <w:t xml:space="preserve">POSTERIEUR</w:t>
      </w:r>
      <w:r>
        <w:tab/>
      </w:r>
      <w:r/>
    </w:p>
    <w:p>
      <w:pPr>
        <w:pBdr/>
        <w:spacing w:after="80"/>
        <w:ind/>
        <w:rPr/>
      </w:pPr>
      <w:r>
        <w:t xml:space="preserve">NOV</w:t>
      </w:r>
      <w:r>
        <w:tab/>
      </w:r>
      <w:r>
        <w:t xml:space="preserve">Novembre</w:t>
      </w:r>
      <w:r>
        <w:tab/>
      </w:r>
      <w:r>
        <w:tab/>
      </w:r>
      <w:r>
        <w:t xml:space="preserve">MOIS</w:t>
      </w:r>
      <w:r>
        <w:tab/>
      </w:r>
      <w:r/>
    </w:p>
    <w:p>
      <w:pPr>
        <w:pBdr/>
        <w:spacing w:after="80"/>
        <w:ind/>
        <w:rPr/>
      </w:pPr>
      <w:r>
        <w:t xml:space="preserve">OCT</w:t>
      </w:r>
      <w:r>
        <w:tab/>
      </w:r>
      <w:r>
        <w:t xml:space="preserve">Octobre</w:t>
      </w:r>
      <w:r>
        <w:tab/>
      </w:r>
      <w:r>
        <w:tab/>
      </w:r>
      <w:r>
        <w:t xml:space="preserve">MOIS</w:t>
      </w:r>
      <w:r>
        <w:tab/>
      </w:r>
      <w:r/>
    </w:p>
    <w:p>
      <w:pPr>
        <w:pBdr/>
        <w:spacing w:after="80"/>
        <w:ind/>
        <w:rPr/>
      </w:pPr>
      <w:r>
        <w:t xml:space="preserve">SEPT</w:t>
      </w:r>
      <w:r>
        <w:tab/>
      </w:r>
      <w:r>
        <w:t xml:space="preserve">Septembre</w:t>
      </w:r>
      <w:r>
        <w:tab/>
      </w:r>
      <w:r>
        <w:tab/>
      </w:r>
      <w:r>
        <w:t xml:space="preserve">MOIS</w:t>
      </w:r>
      <w:r>
        <w:tab/>
      </w:r>
      <w:r/>
    </w:p>
    <w:p>
      <w:pPr>
        <w:pBdr/>
        <w:spacing w:after="80"/>
        <w:ind/>
        <w:rPr/>
      </w:pPr>
      <w:r>
        <w:t xml:space="preserve">T1</w:t>
      </w:r>
      <w:r>
        <w:tab/>
      </w:r>
      <w:r>
        <w:t xml:space="preserve">Trimestre 1</w:t>
      </w:r>
      <w:r>
        <w:tab/>
      </w:r>
      <w:r>
        <w:tab/>
      </w:r>
      <w:r>
        <w:t xml:space="preserve">TRIMESTRE</w:t>
      </w:r>
      <w:r>
        <w:tab/>
      </w:r>
      <w:r>
        <w:t xml:space="preserve">TRI</w:t>
      </w:r>
      <w:r/>
    </w:p>
    <w:p>
      <w:pPr>
        <w:pBdr/>
        <w:spacing w:after="80"/>
        <w:ind/>
        <w:rPr/>
      </w:pPr>
      <w:r>
        <w:t xml:space="preserve">T2</w:t>
      </w:r>
      <w:r>
        <w:tab/>
      </w:r>
      <w:r>
        <w:t xml:space="preserve">Trimestre 2</w:t>
      </w:r>
      <w:r>
        <w:tab/>
      </w:r>
      <w:r>
        <w:tab/>
      </w:r>
      <w:r>
        <w:t xml:space="preserve">TRIMESTRE</w:t>
      </w:r>
      <w:r>
        <w:tab/>
      </w:r>
      <w:r>
        <w:t xml:space="preserve">TRI</w:t>
      </w:r>
      <w:r/>
    </w:p>
    <w:p>
      <w:pPr>
        <w:pBdr/>
        <w:spacing w:after="80"/>
        <w:ind/>
        <w:rPr/>
      </w:pPr>
      <w:r>
        <w:t xml:space="preserve">T3</w:t>
      </w:r>
      <w:r>
        <w:tab/>
      </w:r>
      <w:r>
        <w:t xml:space="preserve">Trimestre 3</w:t>
      </w:r>
      <w:r>
        <w:tab/>
      </w:r>
      <w:r>
        <w:tab/>
      </w:r>
      <w:r>
        <w:t xml:space="preserve">TRIMESTRE</w:t>
      </w:r>
      <w:r>
        <w:tab/>
      </w:r>
      <w:r>
        <w:t xml:space="preserve">TRI</w:t>
      </w:r>
      <w:r/>
    </w:p>
    <w:p>
      <w:pPr>
        <w:pBdr/>
        <w:spacing w:after="80"/>
        <w:ind/>
        <w:rPr/>
      </w:pPr>
      <w:r>
        <w:t xml:space="preserve">T4</w:t>
      </w:r>
      <w:r>
        <w:tab/>
      </w:r>
      <w:r>
        <w:t xml:space="preserve">Trimestre 4</w:t>
      </w:r>
      <w:r>
        <w:tab/>
      </w:r>
      <w:r>
        <w:tab/>
      </w:r>
      <w:r>
        <w:t xml:space="preserve">TRIMESTRE</w:t>
      </w:r>
      <w:r>
        <w:tab/>
      </w:r>
      <w:r>
        <w:t xml:space="preserve">TRI</w:t>
      </w:r>
      <w:r/>
    </w:p>
    <w:p>
      <w:pPr>
        <w:pBdr/>
        <w:spacing w:after="80"/>
        <w:ind/>
        <w:rPr/>
      </w:pPr>
      <w:r>
        <w:t xml:space="preserve">TRI</w:t>
      </w:r>
      <w:r>
        <w:tab/>
      </w:r>
      <w:r>
        <w:t xml:space="preserve">Trimestres</w:t>
      </w:r>
      <w:r>
        <w:tab/>
      </w:r>
      <w:r>
        <w:tab/>
      </w:r>
      <w:r>
        <w:t xml:space="preserve">TRIMESTRE</w:t>
      </w:r>
      <w:r>
        <w:tab/>
      </w:r>
      <w:r/>
    </w:p>
    <w:p>
      <w:pPr>
        <w:pStyle w:val="926"/>
        <w:numPr>
          <w:ilvl w:val="2"/>
          <w:numId w:val="2"/>
        </w:numPr>
        <w:pBdr/>
        <w:spacing/>
        <w:ind/>
        <w:rPr/>
      </w:pPr>
      <w:r/>
      <w:commentRangeStart w:id="9"/>
      <w:r/>
      <w:bookmarkStart w:id="74" w:name="_Toc229084414"/>
      <w:r/>
      <w:bookmarkStart w:id="13986361" w:name="_Toc940667929"/>
      <w:r>
        <w:t xml:space="preserve">Version (P1)</w:t>
      </w:r>
      <w:bookmarkEnd w:id="74"/>
      <w:r/>
      <w:bookmarkEnd w:id="13986361"/>
      <w:r/>
      <w:commentRangeEnd w:id="9"/>
      <w:r>
        <w:commentReference w:id="9"/>
      </w:r>
      <w:r/>
      <w:r/>
    </w:p>
    <w:p>
      <w:pPr>
        <w:pBdr/>
        <w:spacing w:after="120"/>
        <w:ind/>
        <w:rPr/>
      </w:pPr>
      <w:r>
        <w:rPr>
          <w:b/>
          <w:bCs/>
        </w:rPr>
        <w:t xml:space="preserve">Rôle métier : </w:t>
      </w:r>
      <w:r>
        <w:t xml:space="preserve">versions du système ou des documents budgétaires.</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2120"/>
        <w:gridCol w:w="1156"/>
        <w:gridCol w:w="4242"/>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id_version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Identifiant technique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code_version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Code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début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fin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État</w:t>
            </w:r>
            <w:r/>
          </w:p>
        </w:tc>
      </w:tr>
    </w:tbl>
    <w:p>
      <w:pPr>
        <w:pBdr/>
        <w:spacing w:after="120"/>
        <w:ind/>
        <w:rPr/>
      </w:pPr>
      <w:r>
        <w:rPr>
          <w:b/>
          <w:bCs/>
        </w:rPr>
        <w:t xml:space="preserve">Contraintes métier :</w:t>
      </w:r>
      <w:r/>
    </w:p>
    <w:p>
      <w:pPr>
        <w:pStyle w:val="935"/>
        <w:numPr>
          <w:ilvl w:val="0"/>
          <w:numId w:val="3"/>
        </w:numPr>
        <w:pBdr/>
        <w:spacing/>
        <w:ind/>
        <w:rPr/>
      </w:pPr>
      <w:r>
        <w:t xml:space="preserve">1. code_version unique.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trPr/>
        <w:tc>
          <w:tcPr>
            <w:shd w:val="clear" w:color="auto" w:fill="f2f2f2"/>
            <w:tcBorders>
              <w:top w:val="single" w:color="cccccc" w:sz="4" w:space="0"/>
              <w:left w:val="single" w:color="2962ff" w:sz="12" w:space="0"/>
              <w:bottom w:val="single" w:color="cccccc" w:sz="4" w:space="0"/>
              <w:right w:val="none" w:color="ffffff" w:sz="0" w:space="0"/>
            </w:tcBorders>
            <w:tcMar>
              <w:left w:w="200" w:type="dxa"/>
              <w:top w:w="140" w:type="dxa"/>
              <w:right w:w="200" w:type="dxa"/>
              <w:bottom w:w="140" w:type="dxa"/>
            </w:tcMar>
            <w:tcW w:w="9638" w:type="dxa"/>
            <w:textDirection w:val="lrTb"/>
            <w:noWrap w:val="false"/>
          </w:tcPr>
          <w:p>
            <w:pPr>
              <w:pBdr/>
              <w:spacing w:after="80"/>
              <w:ind/>
              <w:rPr/>
            </w:pPr>
            <w:r>
              <w:rPr>
                <w:i/>
                <w:iCs/>
              </w:rPr>
              <w:t xml:space="preserve">Cette dimension reste interne au processus d'élaboration et n'est pas exposée comme référentiel métier (cf. chapitre 12.2).</w:t>
            </w:r>
            <w:r/>
          </w:p>
        </w:tc>
      </w:tr>
    </w:tbl>
    <w:p>
      <w:pPr>
        <w:pStyle w:val="926"/>
        <w:numPr>
          <w:ilvl w:val="2"/>
          <w:numId w:val="2"/>
        </w:numPr>
        <w:pBdr/>
        <w:spacing/>
        <w:ind/>
        <w:rPr/>
      </w:pPr>
      <w:r/>
      <w:bookmarkStart w:id="76" w:name="_Toc229084415"/>
      <w:r/>
      <w:bookmarkStart w:id="47357315" w:name="_Toc1113467661"/>
      <w:r>
        <w:t xml:space="preserve">Complement (P1)</w:t>
      </w:r>
      <w:bookmarkEnd w:id="76"/>
      <w:r/>
      <w:bookmarkEnd w:id="47357315"/>
      <w:r/>
      <w:r/>
    </w:p>
    <w:p>
      <w:pPr>
        <w:pBdr/>
        <w:spacing w:after="120"/>
        <w:ind/>
        <w:rPr/>
      </w:pPr>
      <w:r>
        <w:rPr>
          <w:b/>
          <w:bCs/>
        </w:rPr>
        <w:t xml:space="preserve">Rôle métier : </w:t>
      </w:r>
      <w:r>
        <w:t xml:space="preserve">compléments d'information</w:t>
      </w:r>
      <w:ins w:id="195" w:author="Khady Bâ" w:date="2026-05-26T13:04:03Z" oouserid="kba">
        <w:r>
          <w:t xml:space="preserve"> sur les indicateurs de performance (mode de collecte, méthode de calcul, ....)</w:t>
        </w:r>
      </w:ins>
      <w:r>
        <w:t xml:space="preserve">.</w:t>
      </w:r>
      <w:r>
        <w:t xml:space="preserve"> Utiliser dans le cadre </w:t>
      </w:r>
      <w:r>
        <w:t xml:space="preserve">de performance</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2120"/>
        <w:gridCol w:w="1156"/>
        <w:gridCol w:w="4242"/>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id_complement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Identifiant technique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code_complement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Code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description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début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fin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Type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État</w:t>
            </w:r>
            <w:r/>
          </w:p>
        </w:tc>
      </w:tr>
    </w:tbl>
    <w:p>
      <w:pPr>
        <w:pBdr/>
        <w:spacing w:after="120"/>
        <w:ind/>
        <w:rPr/>
      </w:pPr>
      <w:r>
        <w:rPr>
          <w:b/>
          <w:bCs/>
        </w:rPr>
        <w:t xml:space="preserve">Contraintes métier :</w:t>
      </w:r>
      <w:r/>
    </w:p>
    <w:p>
      <w:pPr>
        <w:pStyle w:val="935"/>
        <w:numPr>
          <w:ilvl w:val="0"/>
          <w:numId w:val="3"/>
        </w:numPr>
        <w:pBdr/>
        <w:spacing/>
        <w:ind/>
        <w:rPr/>
      </w:pPr>
      <w:r>
        <w:t xml:space="preserve">1. code_complement unique.</w:t>
      </w:r>
      <w:r/>
    </w:p>
    <w:p>
      <w:pPr>
        <w:pBdr/>
        <w:spacing w:after="80"/>
        <w:ind/>
        <w:rPr/>
      </w:pPr>
      <w:r>
        <w:t xml:space="preserve">ID</w:t>
      </w:r>
      <w:r>
        <w:tab/>
      </w:r>
      <w:r>
        <w:t xml:space="preserve">Description</w:t>
      </w:r>
      <w:r>
        <w:tab/>
      </w:r>
      <w:r>
        <w:t xml:space="preserve">ACCTYPE</w:t>
      </w:r>
      <w:r/>
    </w:p>
    <w:p>
      <w:pPr>
        <w:pBdr/>
        <w:spacing w:after="80"/>
        <w:ind/>
        <w:rPr/>
      </w:pPr>
      <w:r>
        <w:t xml:space="preserve">CAL</w:t>
      </w:r>
      <w:r>
        <w:tab/>
      </w:r>
      <w:r>
        <w:t xml:space="preserve">Mode de calcul</w:t>
      </w:r>
      <w:r>
        <w:tab/>
      </w:r>
      <w:r>
        <w:t xml:space="preserve">INC</w:t>
      </w:r>
      <w:r/>
    </w:p>
    <w:p>
      <w:pPr>
        <w:pBdr/>
        <w:spacing w:after="80"/>
        <w:ind/>
        <w:rPr/>
      </w:pPr>
      <w:r>
        <w:t xml:space="preserve">COLL</w:t>
      </w:r>
      <w:r>
        <w:tab/>
      </w:r>
      <w:r>
        <w:t xml:space="preserve">Methode de collecte</w:t>
      </w:r>
      <w:r>
        <w:tab/>
      </w:r>
      <w:r>
        <w:t xml:space="preserve">INC</w:t>
      </w:r>
      <w:r/>
    </w:p>
    <w:p>
      <w:pPr>
        <w:pBdr/>
        <w:spacing w:after="80"/>
        <w:ind/>
        <w:rPr/>
      </w:pPr>
      <w:r>
        <w:t xml:space="preserve">CPLT_0</w:t>
      </w:r>
      <w:r>
        <w:tab/>
      </w:r>
      <w:r>
        <w:t xml:space="preserve">Aucun</w:t>
      </w:r>
      <w:r>
        <w:tab/>
      </w:r>
      <w:r>
        <w:t xml:space="preserve">INC</w:t>
      </w:r>
      <w:r/>
    </w:p>
    <w:p>
      <w:pPr>
        <w:pBdr/>
        <w:spacing w:after="80"/>
        <w:ind/>
        <w:rPr/>
      </w:pPr>
      <w:r>
        <w:t xml:space="preserve">PSE</w:t>
      </w:r>
      <w:r>
        <w:tab/>
      </w:r>
      <w:r>
        <w:t xml:space="preserve">Axe du PSE et Secteur</w:t>
      </w:r>
      <w:r>
        <w:tab/>
      </w:r>
      <w:r>
        <w:t xml:space="preserve">INC</w:t>
      </w:r>
      <w:r/>
    </w:p>
    <w:p>
      <w:pPr>
        <w:pBdr/>
        <w:spacing w:after="80"/>
        <w:ind/>
        <w:rPr/>
      </w:pPr>
      <w:r>
        <w:t xml:space="preserve">SOURCE</w:t>
      </w:r>
      <w:r>
        <w:tab/>
      </w:r>
      <w:r>
        <w:t xml:space="preserve">Source de donnees</w:t>
      </w:r>
      <w:r>
        <w:tab/>
      </w:r>
      <w:r>
        <w:t xml:space="preserve">INC</w:t>
      </w:r>
      <w:r/>
    </w:p>
    <w:p>
      <w:pPr>
        <w:pStyle w:val="926"/>
        <w:numPr>
          <w:ilvl w:val="2"/>
          <w:numId w:val="2"/>
        </w:numPr>
        <w:pBdr/>
        <w:spacing/>
        <w:ind/>
        <w:rPr/>
      </w:pPr>
      <w:r/>
      <w:bookmarkStart w:id="78" w:name="_Toc229084416"/>
      <w:r/>
      <w:bookmarkStart w:id="1784598248" w:name="_Toc558251586"/>
      <w:r>
        <w:t xml:space="preserve">Indicateur_Actor (P1)</w:t>
      </w:r>
      <w:bookmarkEnd w:id="78"/>
      <w:r/>
      <w:bookmarkEnd w:id="1784598248"/>
      <w:r/>
      <w:r/>
    </w:p>
    <w:p>
      <w:pPr>
        <w:pBdr/>
        <w:spacing w:after="120"/>
        <w:ind/>
        <w:rPr/>
      </w:pPr>
      <w:r>
        <w:rPr>
          <w:b/>
          <w:bCs/>
        </w:rPr>
        <w:t xml:space="preserve">Rôle métier : </w:t>
      </w:r>
      <w:r>
        <w:t xml:space="preserve">table de liaison entre les indicateurs et les acteurs (organisations) avec leurs rôles dans les workflows de validation.</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12"/>
        <w:gridCol w:w="2103"/>
        <w:gridCol w:w="946"/>
        <w:gridCol w:w="2973"/>
        <w:gridCol w:w="1704"/>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id_indicateur_actor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id_indicateur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Indicateur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Indicateur concerné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actor_code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Organisation.code_entite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de l'organisation acteur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role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Rôle dans le workflow</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Validateur, Approbateur</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bl>
    <w:p>
      <w:pPr>
        <w:pBdr/>
        <w:spacing w:after="120"/>
        <w:ind/>
        <w:rPr/>
      </w:pPr>
      <w:r>
        <w:rPr>
          <w:b/>
          <w:bCs/>
        </w:rPr>
        <w:t xml:space="preserve">Relations :</w:t>
      </w:r>
      <w:r/>
    </w:p>
    <w:p>
      <w:pPr>
        <w:pStyle w:val="935"/>
        <w:numPr>
          <w:ilvl w:val="0"/>
          <w:numId w:val="3"/>
        </w:numPr>
        <w:pBdr/>
        <w:spacing/>
        <w:ind/>
        <w:rPr/>
      </w:pPr>
      <w:r>
        <w:t xml:space="preserve">id_indicateur → Indicateur.id_indicateur.</w:t>
      </w:r>
      <w:r/>
    </w:p>
    <w:p>
      <w:pPr>
        <w:pStyle w:val="935"/>
        <w:numPr>
          <w:ilvl w:val="0"/>
          <w:numId w:val="3"/>
        </w:numPr>
        <w:pBdr/>
        <w:spacing/>
        <w:ind/>
        <w:rPr/>
      </w:pPr>
      <w:r>
        <w:t xml:space="preserve">actor_code → Organisation.code_entite.</w:t>
      </w:r>
      <w:r/>
    </w:p>
    <w:p>
      <w:pPr>
        <w:pBdr/>
        <w:spacing w:after="120"/>
        <w:ind/>
        <w:rPr/>
      </w:pPr>
      <w:r>
        <w:rPr>
          <w:b/>
          <w:bCs/>
        </w:rPr>
        <w:t xml:space="preserve">Contraintes métier :</w:t>
      </w:r>
      <w:r/>
    </w:p>
    <w:p>
      <w:pPr>
        <w:pStyle w:val="935"/>
        <w:numPr>
          <w:ilvl w:val="0"/>
          <w:numId w:val="3"/>
        </w:numPr>
        <w:pBdr/>
        <w:spacing/>
        <w:ind/>
        <w:rPr/>
      </w:pPr>
      <w:r>
        <w:t xml:space="preserve">1. La combinaison id_indicateur + actor_code est unique.</w:t>
      </w:r>
      <w:r/>
    </w:p>
    <w:p>
      <w:pPr>
        <w:pStyle w:val="935"/>
        <w:numPr>
          <w:ilvl w:val="0"/>
          <w:numId w:val="3"/>
        </w:numPr>
        <w:pBdr/>
        <w:spacing/>
        <w:ind/>
        <w:rPr/>
      </w:pPr>
      <w:r>
        <w:t xml:space="preserve">2. actor_code doit référencer une organisation existante.</w:t>
      </w:r>
      <w:r/>
    </w:p>
    <w:p>
      <w:pPr>
        <w:pStyle w:val="935"/>
        <w:numPr>
          <w:ilvl w:val="0"/>
          <w:numId w:val="3"/>
        </w:numPr>
        <w:pBdr/>
        <w:spacing/>
        <w:ind/>
        <w:rPr/>
      </w:pPr>
      <w:r>
        <w:t xml:space="preserve">3. id_indicateur doit référencer un indicateur existant.</w:t>
      </w:r>
      <w:r/>
    </w:p>
    <w:p>
      <w:pPr>
        <w:pBdr/>
        <w:spacing w:after="120"/>
        <w:ind/>
        <w:rPr/>
      </w:pPr>
      <w:r>
        <w:rPr>
          <w:b/>
          <w:bCs/>
        </w:rPr>
        <w:t xml:space="preserve">Règles de gestion spécifiques :</w:t>
      </w:r>
      <w:r/>
    </w:p>
    <w:p>
      <w:pPr>
        <w:pStyle w:val="935"/>
        <w:numPr>
          <w:ilvl w:val="0"/>
          <w:numId w:val="3"/>
        </w:numPr>
        <w:pBdr/>
        <w:spacing/>
        <w:ind/>
        <w:rPr/>
      </w:pPr>
      <w:r>
        <w:t xml:space="preserve">Centralisation des acteurs dans Organisation ; les valeurs autorisées du champ role nécessitent une validation métier.</w:t>
      </w:r>
      <w:r/>
    </w:p>
    <w:p>
      <w:pPr>
        <w:pStyle w:val="926"/>
        <w:numPr>
          <w:ilvl w:val="2"/>
          <w:numId w:val="2"/>
        </w:numPr>
        <w:pBdr/>
        <w:spacing/>
        <w:ind/>
        <w:rPr/>
      </w:pPr>
      <w:r/>
      <w:bookmarkStart w:id="80" w:name="_Toc229084417"/>
      <w:r/>
      <w:bookmarkStart w:id="711975624" w:name="_Toc1892342000"/>
      <w:r>
        <w:t xml:space="preserve">Phase_Actor (P1)</w:t>
      </w:r>
      <w:bookmarkEnd w:id="80"/>
      <w:r/>
      <w:bookmarkEnd w:id="711975624"/>
      <w:r/>
      <w:r/>
    </w:p>
    <w:p>
      <w:pPr>
        <w:pBdr/>
        <w:spacing w:after="120"/>
        <w:ind/>
        <w:rPr/>
      </w:pPr>
      <w:r>
        <w:rPr>
          <w:b/>
          <w:bCs/>
        </w:rPr>
        <w:t xml:space="preserve">Rôle métier : </w:t>
      </w:r>
      <w:r>
        <w:t xml:space="preserve">table de liaison entre les phases et les acteurs (organisations) avec leurs rôles dans les workflows de validation.</w:t>
      </w:r>
      <w:r/>
    </w:p>
    <w:p>
      <w:pPr>
        <w:pBdr/>
        <w:spacing w:after="120"/>
        <w:ind/>
        <w:rPr/>
      </w:pPr>
      <w:r>
        <w:t xml:space="preserve">Au-delà des phases fonctionnelles SIGIF (CADRAGE, CAMPAGNE, PREPARATION, EXECUTION, PILOTAGE), la dimension PHASE BPC porte des codes plus granulaires.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12"/>
        <w:gridCol w:w="3212"/>
        <w:gridCol w:w="3214"/>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Code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b/>
                <w:bCs/>
                <w:color w:val="ffffff"/>
                <w:sz w:val="18"/>
                <w:szCs w:val="18"/>
              </w:rPr>
              <w:t xml:space="preserve">Phase fonctionnelle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EXE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Exécuté (crédits réels — alimentation depuis BW)</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EXECUTION / PILOTAGE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REEL</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Réalisé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PILOTAGE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PROV</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Provisoire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PILOTAGE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LFI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Loi de Finances Initiale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EXECUTION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LFR1 / LFR2 / LFR3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Lois de Finances Rectificatives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EXECUTION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PREVN1 / N2 / N3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Prévisions N+1, N+2, N+3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CADRAGE / CAMPAGNE</w:t>
            </w:r>
            <w:r/>
          </w:p>
        </w:tc>
      </w:tr>
    </w:tbl>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96"/>
        <w:gridCol w:w="2103"/>
        <w:gridCol w:w="948"/>
        <w:gridCol w:w="2984"/>
        <w:gridCol w:w="1707"/>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b/>
                <w:bCs/>
                <w:color w:val="ffffff"/>
                <w:sz w:val="18"/>
                <w:szCs w:val="18"/>
              </w:rPr>
              <w:t xml:space="preserve">Description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b/>
                <w:bCs/>
                <w:color w:val="ffffff"/>
                <w:sz w:val="18"/>
                <w:szCs w:val="18"/>
              </w:rPr>
              <w:t xml:space="preserve">Exemple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id_phase_actor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Identifiant technique unique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1, 2, 3</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id_phase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Phase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Phase concernée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actor_code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FK → Organisation.code_entite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Code de l'organisation acteur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role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Rôle dans le workflow</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Validateur, Approbateur</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date_debut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début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2020-01-01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date_fin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Date de fin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27"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084" w:type="dxa"/>
            <w:textDirection w:val="lrTb"/>
            <w:noWrap w:val="false"/>
          </w:tcPr>
          <w:p>
            <w:pPr>
              <w:pBdr/>
              <w:spacing w:line="240" w:lineRule="auto"/>
              <w:ind/>
              <w:jc w:val="left"/>
              <w:rPr/>
            </w:pPr>
            <w:r>
              <w:rPr>
                <w:sz w:val="18"/>
                <w:szCs w:val="18"/>
              </w:rPr>
              <w:t xml:space="preserve">État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7" w:type="dxa"/>
            <w:textDirection w:val="lrTb"/>
            <w:noWrap w:val="false"/>
          </w:tcPr>
          <w:p>
            <w:pPr>
              <w:pBdr/>
              <w:spacing w:line="240" w:lineRule="auto"/>
              <w:ind/>
              <w:jc w:val="left"/>
              <w:rPr/>
            </w:pPr>
            <w:r>
              <w:rPr>
                <w:sz w:val="18"/>
                <w:szCs w:val="18"/>
              </w:rPr>
              <w:t xml:space="preserve">actif, inactif</w:t>
            </w:r>
            <w:r/>
          </w:p>
        </w:tc>
      </w:tr>
    </w:tbl>
    <w:p>
      <w:pPr>
        <w:pBdr/>
        <w:spacing w:after="120"/>
        <w:ind/>
        <w:rPr/>
      </w:pPr>
      <w:r>
        <w:rPr>
          <w:b/>
          <w:bCs/>
        </w:rPr>
        <w:t xml:space="preserve">Relations :</w:t>
      </w:r>
      <w:r/>
    </w:p>
    <w:p>
      <w:pPr>
        <w:pStyle w:val="935"/>
        <w:numPr>
          <w:ilvl w:val="0"/>
          <w:numId w:val="3"/>
        </w:numPr>
        <w:pBdr/>
        <w:spacing/>
        <w:ind/>
        <w:rPr/>
      </w:pPr>
      <w:r>
        <w:t xml:space="preserve">id_phase → Phase.id_phase.</w:t>
      </w:r>
      <w:r/>
    </w:p>
    <w:p>
      <w:pPr>
        <w:pStyle w:val="935"/>
        <w:numPr>
          <w:ilvl w:val="0"/>
          <w:numId w:val="3"/>
        </w:numPr>
        <w:pBdr/>
        <w:spacing/>
        <w:ind/>
        <w:rPr/>
      </w:pPr>
      <w:r>
        <w:t xml:space="preserve">actor_code → Organisation.code_entite.</w:t>
      </w:r>
      <w:r/>
    </w:p>
    <w:p>
      <w:pPr>
        <w:pBdr/>
        <w:spacing w:after="120"/>
        <w:ind/>
        <w:rPr/>
      </w:pPr>
      <w:r>
        <w:rPr>
          <w:b/>
          <w:bCs/>
        </w:rPr>
        <w:t xml:space="preserve">Contraintes métier :</w:t>
      </w:r>
      <w:r/>
    </w:p>
    <w:p>
      <w:pPr>
        <w:pStyle w:val="935"/>
        <w:numPr>
          <w:ilvl w:val="0"/>
          <w:numId w:val="3"/>
        </w:numPr>
        <w:pBdr/>
        <w:spacing/>
        <w:ind/>
        <w:rPr/>
      </w:pPr>
      <w:r>
        <w:t xml:space="preserve">1. La combinaison id_phase + actor_code est unique.</w:t>
      </w:r>
      <w:r/>
    </w:p>
    <w:p>
      <w:pPr>
        <w:pStyle w:val="935"/>
        <w:numPr>
          <w:ilvl w:val="0"/>
          <w:numId w:val="3"/>
        </w:numPr>
        <w:pBdr/>
        <w:spacing/>
        <w:ind/>
        <w:rPr/>
      </w:pPr>
      <w:r>
        <w:t xml:space="preserve">2. actor_code doit référencer une organisation existante.</w:t>
      </w:r>
      <w:r/>
    </w:p>
    <w:p>
      <w:pPr>
        <w:pStyle w:val="935"/>
        <w:numPr>
          <w:ilvl w:val="0"/>
          <w:numId w:val="3"/>
        </w:numPr>
        <w:pBdr/>
        <w:spacing/>
        <w:ind/>
        <w:rPr/>
      </w:pPr>
      <w:r>
        <w:t xml:space="preserve">3. id_phase doit référencer une phase existante.</w:t>
      </w:r>
      <w:r/>
    </w:p>
    <w:p>
      <w:pPr>
        <w:pBdr/>
        <w:spacing w:after="120"/>
        <w:ind/>
        <w:rPr/>
      </w:pPr>
      <w:r>
        <w:rPr>
          <w:b/>
          <w:bCs/>
        </w:rPr>
        <w:t xml:space="preserve">Règles de gestion spécifiques :</w:t>
      </w:r>
      <w:r/>
    </w:p>
    <w:p>
      <w:pPr>
        <w:pStyle w:val="935"/>
        <w:numPr>
          <w:ilvl w:val="0"/>
          <w:numId w:val="3"/>
        </w:numPr>
        <w:pBdr/>
        <w:spacing/>
        <w:ind/>
        <w:rPr/>
      </w:pPr>
      <w:r>
        <w:t xml:space="preserve">Centralisation des acteurs dans Organisation.</w:t>
      </w:r>
      <w:r/>
    </w:p>
    <w:p>
      <w:pPr>
        <w:pStyle w:val="926"/>
        <w:numPr>
          <w:ilvl w:val="2"/>
          <w:numId w:val="2"/>
        </w:numPr>
        <w:pBdr/>
        <w:spacing/>
        <w:ind/>
        <w:rPr/>
      </w:pPr>
      <w:r/>
      <w:bookmarkStart w:id="82" w:name="_Toc229084418"/>
      <w:r/>
      <w:bookmarkStart w:id="1054795691" w:name="_Toc1431076407"/>
      <w:r>
        <w:t xml:space="preserve">VersionArbre (interne)</w:t>
      </w:r>
      <w:bookmarkEnd w:id="82"/>
      <w:r/>
      <w:bookmarkEnd w:id="1054795691"/>
      <w:r/>
      <w:r/>
    </w:p>
    <w:p>
      <w:pPr>
        <w:pBdr/>
        <w:spacing w:after="120"/>
        <w:ind/>
        <w:rPr/>
      </w:pPr>
      <w:r>
        <w:rPr>
          <w:b/>
          <w:bCs/>
        </w:rPr>
        <w:t xml:space="preserve">Rôle métier : </w:t>
      </w:r>
      <w:r>
        <w:t xml:space="preserve">version logique de l'arbre organisationnel (REF-02). Chaque réorganisation (fusion, fission, déplacement) crée une nouvelle entrée. Table de contrôle interne, non exposée comme référentiel métier.</w:t>
      </w:r>
      <w:r/>
    </w:p>
    <w:p>
      <w:pPr>
        <w:pBdr/>
        <w:spacing w:after="120"/>
        <w:ind/>
        <w:rPr/>
      </w:pPr>
      <w:r>
        <w:rPr>
          <w:b/>
          <w:bCs/>
        </w:rPr>
        <w:t xml:space="preserve">Structure de la table :</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2120"/>
        <w:gridCol w:w="1156"/>
        <w:gridCol w:w="4242"/>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Colonne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b/>
                <w:bCs/>
                <w:color w:val="ffffff"/>
                <w:sz w:val="18"/>
                <w:szCs w:val="18"/>
              </w:rPr>
              <w:t xml:space="preserve">Oblig.</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b/>
                <w:bCs/>
                <w:color w:val="ffffff"/>
                <w:sz w:val="18"/>
                <w:szCs w:val="18"/>
              </w:rPr>
              <w:t xml:space="preserve">Description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id_version_arbre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Entier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Identifiant technique unique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date_creation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Date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Date de création de la version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motif</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Texte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Non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Motif de la réorganisation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statut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20" w:type="dxa"/>
            <w:textDirection w:val="lrTb"/>
            <w:noWrap w:val="false"/>
          </w:tcPr>
          <w:p>
            <w:pPr>
              <w:pBdr/>
              <w:spacing w:line="240" w:lineRule="auto"/>
              <w:ind/>
              <w:jc w:val="left"/>
              <w:rPr/>
            </w:pPr>
            <w:r>
              <w:rPr>
                <w:sz w:val="18"/>
                <w:szCs w:val="18"/>
              </w:rPr>
              <w:t xml:space="preserve">Énum</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56" w:type="dxa"/>
            <w:textDirection w:val="lrTb"/>
            <w:noWrap w:val="false"/>
          </w:tcPr>
          <w:p>
            <w:pPr>
              <w:pBdr/>
              <w:spacing w:line="240" w:lineRule="auto"/>
              <w:ind/>
              <w:jc w:val="left"/>
              <w:rPr/>
            </w:pPr>
            <w:r>
              <w:rPr>
                <w:sz w:val="18"/>
                <w:szCs w:val="18"/>
              </w:rPr>
              <w:t xml:space="preserve">Oui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242" w:type="dxa"/>
            <w:textDirection w:val="lrTb"/>
            <w:noWrap w:val="false"/>
          </w:tcPr>
          <w:p>
            <w:pPr>
              <w:pBdr/>
              <w:spacing w:line="240" w:lineRule="auto"/>
              <w:ind/>
              <w:jc w:val="left"/>
              <w:rPr/>
            </w:pPr>
            <w:r>
              <w:rPr>
                <w:sz w:val="18"/>
                <w:szCs w:val="18"/>
              </w:rPr>
              <w:t xml:space="preserve">Actif (version courante) ou Archive</w:t>
            </w:r>
            <w:r/>
          </w:p>
        </w:tc>
      </w:tr>
    </w:tbl>
    <w:p>
      <w:pPr>
        <w:pBdr/>
        <w:spacing w:after="120"/>
        <w:ind/>
        <w:rPr/>
      </w:pPr>
      <w:r>
        <w:rPr>
          <w:b/>
          <w:bCs/>
        </w:rPr>
        <w:t xml:space="preserve">Relations :</w:t>
      </w:r>
      <w:r/>
    </w:p>
    <w:p>
      <w:pPr>
        <w:pStyle w:val="935"/>
        <w:numPr>
          <w:ilvl w:val="0"/>
          <w:numId w:val="3"/>
        </w:numPr>
        <w:pBdr/>
        <w:spacing/>
        <w:ind/>
        <w:rPr/>
      </w:pPr>
      <w:r>
        <w:t xml:space="preserve">Référencée par Organisation.versionArbre.</w:t>
      </w:r>
      <w:r/>
    </w:p>
    <w:p>
      <w:pPr>
        <w:pBdr/>
        <w:spacing w:after="120"/>
        <w:ind/>
        <w:rPr/>
      </w:pPr>
      <w:r>
        <w:rPr>
          <w:b/>
          <w:bCs/>
        </w:rPr>
        <w:t xml:space="preserve">Contraintes métier :</w:t>
      </w:r>
      <w:r/>
    </w:p>
    <w:p>
      <w:pPr>
        <w:pStyle w:val="935"/>
        <w:numPr>
          <w:ilvl w:val="0"/>
          <w:numId w:val="3"/>
        </w:numPr>
        <w:pBdr/>
        <w:spacing/>
        <w:ind/>
        <w:rPr/>
      </w:pPr>
      <w:r>
        <w:t xml:space="preserve">1. Une seule version Actif à la fois.</w:t>
      </w:r>
      <w:r/>
    </w:p>
    <w:p>
      <w:pPr>
        <w:pStyle w:val="935"/>
        <w:numPr>
          <w:ilvl w:val="0"/>
          <w:numId w:val="3"/>
        </w:numPr>
        <w:pBdr/>
        <w:spacing/>
        <w:ind/>
        <w:rPr/>
      </w:pPr>
      <w:r>
        <w:t xml:space="preserve">2. Les versions précédentes sont conservées avec statut Archive (REF-02).</w:t>
      </w:r>
      <w:r/>
    </w:p>
    <w:p>
      <w:pPr>
        <w:pStyle w:val="925"/>
        <w:numPr>
          <w:ilvl w:val="1"/>
          <w:numId w:val="2"/>
        </w:numPr>
        <w:pBdr/>
        <w:spacing/>
        <w:ind/>
        <w:rPr/>
      </w:pPr>
      <w:r/>
      <w:bookmarkStart w:id="84" w:name="_Toc229084419"/>
      <w:r/>
      <w:bookmarkStart w:id="283439286" w:name="_Toc750314870"/>
      <w:r>
        <w:t xml:space="preserve">Versionnage de l'arbre organisationnel</w:t>
      </w:r>
      <w:bookmarkEnd w:id="84"/>
      <w:r/>
      <w:bookmarkEnd w:id="283439286"/>
      <w:r/>
      <w:r/>
    </w:p>
    <w:p>
      <w:pPr>
        <w:pBdr/>
        <w:spacing w:after="120"/>
        <w:ind/>
        <w:rPr/>
      </w:pPr>
      <w:r>
        <w:t xml:space="preserve">Toute modification structurelle de l'arbre (renommage, fusion, fission, déplacement) génère une </w:t>
      </w:r>
      <w:r>
        <w:rPr>
          <w:b/>
          <w:bCs/>
        </w:rPr>
        <w:t xml:space="preserve">nouvelle version</w:t>
      </w:r>
      <w:r>
        <w:t xml:space="preserve"> matérialisée par une entrée VersionArbre. Les versions antérieures sont conservées pour permettre la comparaison inter-exercices.</w:t>
      </w:r>
      <w:r/>
    </w:p>
    <w:p>
      <w:pPr>
        <w:pBdr/>
        <w:spacing w:after="120"/>
        <w:ind/>
        <w:rPr/>
      </w:pPr>
      <w:r>
        <w:rPr>
          <w:b/>
          <w:bCs/>
        </w:rPr>
        <w:t xml:space="preserve">Règle de stabilité (REF-04) : </w:t>
      </w:r>
      <w:r>
        <w:t xml:space="preserve">le code d'un élément (par exemple PRG-0042) est immuable après création. Si un programme est fusionné avec un autre, </w:t>
      </w:r>
      <w:r>
        <w:rPr>
          <w:b/>
          <w:bCs/>
        </w:rPr>
        <w:t xml:space="preserve">les deux codes coexistent</w:t>
      </w:r>
      <w:r>
        <w:t xml:space="preserve"> — l'un est marqué inactif avec une date_fin renseignée. Les crédits et enveloppes référencent les identifiants techniques (stables), pas les codes.</w:t>
      </w:r>
      <w:r/>
    </w:p>
    <w:p>
      <w:pPr>
        <w:pStyle w:val="925"/>
        <w:numPr>
          <w:ilvl w:val="1"/>
          <w:numId w:val="2"/>
        </w:numPr>
        <w:pBdr/>
        <w:spacing/>
        <w:ind/>
        <w:rPr/>
      </w:pPr>
      <w:r/>
      <w:bookmarkStart w:id="86" w:name="_Toc229084420"/>
      <w:r/>
      <w:bookmarkStart w:id="769048030" w:name="_Toc1373023451"/>
      <w:r>
        <w:t xml:space="preserve">Contraintes d'intégrité globales</w:t>
      </w:r>
      <w:bookmarkEnd w:id="86"/>
      <w:r/>
      <w:bookmarkEnd w:id="769048030"/>
      <w:r/>
      <w:r/>
    </w:p>
    <w:p>
      <w:pPr>
        <w:pBdr/>
        <w:spacing w:after="120"/>
        <w:ind/>
        <w:rPr/>
      </w:pPr>
      <w:r>
        <w:t xml:space="preserve">Six contraintes transverses s'appliquent à l'ensemble des référentiels.</w:t>
      </w:r>
      <w:r/>
    </w:p>
    <w:p>
      <w:pPr>
        <w:pStyle w:val="935"/>
        <w:numPr>
          <w:ilvl w:val="0"/>
          <w:numId w:val="3"/>
        </w:numPr>
        <w:pBdr/>
        <w:spacing/>
        <w:ind/>
        <w:rPr/>
      </w:pPr>
      <w:r>
        <w:rPr>
          <w:b/>
          <w:bCs/>
        </w:rPr>
        <w:t xml:space="preserve">Unicité des codes : </w:t>
      </w:r>
      <w:r>
        <w:t xml:space="preserve">tous les code_* sont uniques dans leur table respective.</w:t>
      </w:r>
      <w:r/>
    </w:p>
    <w:p>
      <w:pPr>
        <w:pStyle w:val="935"/>
        <w:numPr>
          <w:ilvl w:val="0"/>
          <w:numId w:val="3"/>
        </w:numPr>
        <w:pBdr/>
        <w:spacing/>
        <w:ind/>
        <w:rPr/>
      </w:pPr>
      <w:r>
        <w:rPr>
          <w:b/>
          <w:bCs/>
        </w:rPr>
        <w:t xml:space="preserve">Intégrité référentielle : </w:t>
      </w:r>
      <w:r>
        <w:t xml:space="preserve">toutes les clés étrangères pointent vers des entités existantes.</w:t>
      </w:r>
      <w:r/>
    </w:p>
    <w:p>
      <w:pPr>
        <w:pStyle w:val="935"/>
        <w:numPr>
          <w:ilvl w:val="0"/>
          <w:numId w:val="3"/>
        </w:numPr>
        <w:pBdr/>
        <w:spacing/>
        <w:ind/>
        <w:rPr/>
      </w:pPr>
      <w:r>
        <w:rPr>
          <w:b/>
          <w:bCs/>
        </w:rPr>
        <w:t xml:space="preserve">Pas de cycle hiérarchique : </w:t>
      </w:r>
      <w:r>
        <w:t xml:space="preserve">une entité ne peut pas être son propre ancêtre.</w:t>
      </w:r>
      <w:r/>
    </w:p>
    <w:p>
      <w:pPr>
        <w:pStyle w:val="935"/>
        <w:numPr>
          <w:ilvl w:val="0"/>
          <w:numId w:val="3"/>
        </w:numPr>
        <w:pBdr/>
        <w:spacing/>
        <w:ind/>
        <w:rPr/>
      </w:pPr>
      <w:r>
        <w:rPr>
          <w:b/>
          <w:bCs/>
        </w:rPr>
        <w:t xml:space="preserve">Cohérence des dates : </w:t>
      </w:r>
      <w:r>
        <w:t xml:space="preserve">date_fin &gt; date_debut si renseignée.</w:t>
      </w:r>
      <w:r/>
    </w:p>
    <w:p>
      <w:pPr>
        <w:pStyle w:val="935"/>
        <w:numPr>
          <w:ilvl w:val="0"/>
          <w:numId w:val="3"/>
        </w:numPr>
        <w:pBdr/>
        <w:spacing/>
        <w:ind/>
        <w:rPr/>
      </w:pPr>
      <w:r>
        <w:rPr>
          <w:b/>
          <w:bCs/>
        </w:rPr>
        <w:t xml:space="preserve">Statuts contrôlés : </w:t>
      </w:r>
      <w:r>
        <w:t xml:space="preserve">liste de valeurs imposée par type d'entité.</w:t>
      </w:r>
      <w:r/>
    </w:p>
    <w:p>
      <w:pPr>
        <w:pStyle w:val="935"/>
        <w:numPr>
          <w:ilvl w:val="0"/>
          <w:numId w:val="3"/>
        </w:numPr>
        <w:pBdr/>
        <w:spacing/>
        <w:ind/>
        <w:rPr/>
      </w:pPr>
      <w:r>
        <w:rPr>
          <w:b/>
          <w:bCs/>
        </w:rPr>
        <w:t xml:space="preserve">Centralisation des acteurs : </w:t>
      </w:r>
      <w:r>
        <w:t xml:space="preserve">les rôles workflow (Indicateur_Actor, Phase_Actor) référencent toujours une Organisation existante via actor_code.</w:t>
      </w:r>
      <w:r/>
    </w:p>
    <w:p>
      <w:pPr>
        <w:pStyle w:val="924"/>
        <w:numPr>
          <w:ilvl w:val="0"/>
          <w:numId w:val="2"/>
        </w:numPr>
        <w:pBdr/>
        <w:spacing/>
        <w:ind/>
        <w:rPr/>
      </w:pPr>
      <w:r>
        <w:t xml:space="preserve"> </w:t>
      </w:r>
      <w:bookmarkStart w:id="88" w:name="_Toc229084421"/>
      <w:r/>
      <w:bookmarkStart w:id="1050182714" w:name="_Toc1295195860"/>
      <w:r>
        <w:t xml:space="preserve">Cas d'utilisation</w:t>
      </w:r>
      <w:bookmarkEnd w:id="88"/>
      <w:r/>
      <w:bookmarkEnd w:id="1050182714"/>
      <w:r/>
      <w:r/>
    </w:p>
    <w:p>
      <w:pPr>
        <w:pBdr/>
        <w:spacing w:after="120"/>
        <w:ind/>
        <w:rPr/>
      </w:pPr>
      <w:r>
        <w:t xml:space="preserve">Six cas d'utilisation couvrent l'intégralité du périmètre fonctionnel.</w:t>
      </w:r>
      <w:r/>
    </w:p>
    <w:p>
      <w:pPr>
        <w:pStyle w:val="926"/>
        <w:numPr>
          <w:ilvl w:val="2"/>
          <w:numId w:val="2"/>
        </w:numPr>
        <w:pBdr/>
        <w:spacing/>
        <w:ind/>
        <w:rPr/>
      </w:pPr>
      <w:r/>
      <w:bookmarkStart w:id="90" w:name="_Toc229084422"/>
      <w:r/>
      <w:bookmarkStart w:id="724979329" w:name="_Toc704682372"/>
      <w:r>
        <w:t xml:space="preserve">UC-REF-01 — Consulter un référentiel</w:t>
      </w:r>
      <w:bookmarkEnd w:id="90"/>
      <w:r/>
      <w:bookmarkEnd w:id="724979329"/>
      <w:r/>
      <w:r/>
    </w:p>
    <w:p>
      <w:pPr>
        <w:pBdr/>
        <w:spacing w:after="120"/>
        <w:ind/>
        <w:rPr/>
      </w:pPr>
      <w:r>
        <w:rPr>
          <w:b/>
          <w:bCs/>
        </w:rPr>
        <w:t xml:space="preserve">Acteur principal : </w:t>
      </w:r>
      <w:r>
        <w:t xml:space="preserve">tous profils / tous services</w:t>
      </w:r>
      <w:r/>
    </w:p>
    <w:p>
      <w:pPr>
        <w:pBdr/>
        <w:spacing w:after="120"/>
        <w:ind/>
        <w:rPr/>
      </w:pPr>
      <w:r>
        <w:rPr>
          <w:b/>
          <w:bCs/>
        </w:rPr>
        <w:t xml:space="preserve">Déclencheur : </w:t>
      </w:r>
      <w:r>
        <w:t xml:space="preserve">affichage d'une liste déroulante, validation d'une dimension, navigation dans une hiérarchie.</w:t>
      </w:r>
      <w:r/>
    </w:p>
    <w:p>
      <w:pPr>
        <w:pBdr/>
        <w:spacing w:after="120"/>
        <w:ind/>
        <w:rPr/>
      </w:pPr>
      <w:r>
        <w:rPr>
          <w:b/>
          <w:bCs/>
        </w:rPr>
        <w:t xml:space="preserve">Préconditions : </w:t>
      </w:r>
      <w:r>
        <w:t xml:space="preserve">le référentiel existe et est chargé.</w:t>
      </w:r>
      <w:r/>
    </w:p>
    <w:p>
      <w:pPr>
        <w:pBdr/>
        <w:spacing w:after="120"/>
        <w:ind/>
        <w:rPr/>
      </w:pPr>
      <w:r>
        <w:rPr>
          <w:b/>
          <w:bCs/>
        </w:rPr>
        <w:t xml:space="preserve">Scénario nominal : </w:t>
      </w:r>
      <w:r/>
    </w:p>
    <w:p>
      <w:pPr>
        <w:pStyle w:val="935"/>
        <w:numPr>
          <w:ilvl w:val="0"/>
          <w:numId w:val="3"/>
        </w:numPr>
        <w:pBdr/>
        <w:spacing/>
        <w:ind/>
        <w:rPr/>
      </w:pPr>
      <w:r>
        <w:t xml:space="preserve">1. L'appelant (frontend ou service) appelle l'endpoint de lecture du référentiel.</w:t>
      </w:r>
      <w:r/>
    </w:p>
    <w:p>
      <w:pPr>
        <w:pStyle w:val="935"/>
        <w:numPr>
          <w:ilvl w:val="0"/>
          <w:numId w:val="3"/>
        </w:numPr>
        <w:pBdr/>
        <w:spacing/>
        <w:ind/>
        <w:rPr/>
      </w:pPr>
      <w:r>
        <w:t xml:space="preserve">2. Le service lit la donnée en base.</w:t>
      </w:r>
      <w:r/>
    </w:p>
    <w:p>
      <w:pPr>
        <w:pStyle w:val="935"/>
        <w:numPr>
          <w:ilvl w:val="0"/>
          <w:numId w:val="3"/>
        </w:numPr>
        <w:pBdr/>
        <w:spacing/>
        <w:ind/>
        <w:rPr/>
      </w:pPr>
      <w:r>
        <w:t xml:space="preserve">3. La liste est retournée avec code, libellé, statut et hiérarchie si applicable.</w:t>
      </w:r>
      <w:r/>
    </w:p>
    <w:p>
      <w:pPr>
        <w:pBdr/>
        <w:spacing w:after="120"/>
        <w:ind/>
        <w:rPr/>
      </w:pPr>
      <w:r>
        <w:rPr>
          <w:b/>
          <w:bCs/>
        </w:rPr>
        <w:t xml:space="preserve">Postconditions : </w:t>
      </w:r>
      <w:r>
        <w:t xml:space="preserve">données de référence retournées.</w:t>
      </w:r>
      <w:r/>
    </w:p>
    <w:p>
      <w:pPr>
        <w:pBdr/>
        <w:spacing w:after="120"/>
        <w:ind/>
        <w:rPr/>
      </w:pPr>
      <w:r>
        <w:rPr>
          <w:b/>
          <w:bCs/>
        </w:rPr>
        <w:t xml:space="preserve">Règles associées : </w:t>
      </w:r>
      <w:r>
        <w:t xml:space="preserve">REF-01.</w:t>
      </w:r>
      <w:r/>
    </w:p>
    <w:p>
      <w:pPr>
        <w:pStyle w:val="926"/>
        <w:numPr>
          <w:ilvl w:val="2"/>
          <w:numId w:val="2"/>
        </w:numPr>
        <w:pBdr/>
        <w:spacing/>
        <w:ind/>
        <w:rPr/>
      </w:pPr>
      <w:r/>
      <w:bookmarkStart w:id="92" w:name="_Toc229084423"/>
      <w:r/>
      <w:bookmarkStart w:id="1654571769" w:name="_Toc291645471"/>
      <w:r>
        <w:t xml:space="preserve">UC-REF-02 — Consulter l'arbre hiérarchique organisationnel</w:t>
      </w:r>
      <w:bookmarkEnd w:id="92"/>
      <w:r/>
      <w:bookmarkEnd w:id="1654571769"/>
      <w:r/>
      <w:r/>
    </w:p>
    <w:p>
      <w:pPr>
        <w:pBdr/>
        <w:spacing w:after="120"/>
        <w:ind/>
        <w:rPr/>
      </w:pPr>
      <w:r>
        <w:rPr>
          <w:b/>
          <w:bCs/>
        </w:rPr>
        <w:t xml:space="preserve">Acteur principal : </w:t>
      </w:r>
      <w:r>
        <w:t xml:space="preserve">tous profils / tous services</w:t>
      </w:r>
      <w:r/>
    </w:p>
    <w:p>
      <w:pPr>
        <w:pBdr/>
        <w:spacing w:after="120"/>
        <w:ind/>
        <w:rPr/>
      </w:pPr>
      <w:r>
        <w:rPr>
          <w:b/>
          <w:bCs/>
        </w:rPr>
        <w:t xml:space="preserve">Déclencheur : </w:t>
      </w:r>
      <w:r>
        <w:t xml:space="preserve">affichage de la hiérarchie complète pour sélection ou validation.</w:t>
      </w:r>
      <w:r/>
    </w:p>
    <w:p>
      <w:pPr>
        <w:pBdr/>
        <w:spacing w:after="120"/>
        <w:ind/>
        <w:rPr/>
      </w:pPr>
      <w:r>
        <w:rPr>
          <w:b/>
          <w:bCs/>
        </w:rPr>
        <w:t xml:space="preserve">Préconditions : </w:t>
      </w:r>
      <w:r>
        <w:t xml:space="preserve">l'arbre organisationnel est chargé.</w:t>
      </w:r>
      <w:r/>
    </w:p>
    <w:p>
      <w:pPr>
        <w:pBdr/>
        <w:spacing w:after="120"/>
        <w:ind/>
        <w:rPr/>
      </w:pPr>
      <w:r>
        <w:rPr>
          <w:b/>
          <w:bCs/>
        </w:rPr>
        <w:t xml:space="preserve">Scénario nominal : </w:t>
      </w:r>
      <w:r/>
    </w:p>
    <w:p>
      <w:pPr>
        <w:pStyle w:val="935"/>
        <w:numPr>
          <w:ilvl w:val="0"/>
          <w:numId w:val="3"/>
        </w:numPr>
        <w:pBdr/>
        <w:spacing/>
        <w:ind/>
        <w:rPr/>
      </w:pPr>
      <w:r>
        <w:t xml:space="preserve">1. L'appelant demande l'arbre organisationnel (optionnellement à une date donnée).</w:t>
      </w:r>
      <w:r/>
    </w:p>
    <w:p>
      <w:pPr>
        <w:pStyle w:val="935"/>
        <w:numPr>
          <w:ilvl w:val="0"/>
          <w:numId w:val="3"/>
        </w:numPr>
        <w:pBdr/>
        <w:spacing/>
        <w:ind/>
        <w:rPr/>
      </w:pPr>
      <w:r>
        <w:t xml:space="preserve">2. Le service retourne l'arbre complet : Ministère → Programme → Service</w:t>
      </w:r>
      <w:r>
        <w:t xml:space="preserve"> (exemple)</w:t>
      </w:r>
      <w:r>
        <w:t xml:space="preserve">.</w:t>
      </w:r>
      <w:r/>
    </w:p>
    <w:p>
      <w:pPr>
        <w:pStyle w:val="935"/>
        <w:numPr>
          <w:ilvl w:val="0"/>
          <w:numId w:val="3"/>
        </w:numPr>
        <w:pBdr/>
        <w:spacing/>
        <w:ind/>
        <w:rPr/>
      </w:pPr>
      <w:r>
        <w:t xml:space="preserve">3. Chaque nœud inclut id, code, libellé, niveau, parent, statut, version active.</w:t>
      </w:r>
      <w:r/>
    </w:p>
    <w:p>
      <w:pPr>
        <w:pBdr/>
        <w:spacing w:after="120"/>
        <w:ind/>
        <w:rPr/>
      </w:pPr>
      <w:r>
        <w:rPr>
          <w:b/>
          <w:bCs/>
        </w:rPr>
        <w:t xml:space="preserve">Postconditions : </w:t>
      </w:r>
      <w:r>
        <w:t xml:space="preserve">arbre hiérarchique retourné.</w:t>
      </w:r>
      <w:r/>
    </w:p>
    <w:p>
      <w:pPr>
        <w:pBdr/>
        <w:spacing w:after="120"/>
        <w:ind/>
        <w:rPr/>
      </w:pPr>
      <w:r>
        <w:rPr>
          <w:b/>
          <w:bCs/>
        </w:rPr>
        <w:t xml:space="preserve">Règles associées : </w:t>
      </w:r>
      <w:r>
        <w:t xml:space="preserve">REF-02.</w:t>
      </w:r>
      <w:r/>
    </w:p>
    <w:p>
      <w:pPr>
        <w:pStyle w:val="926"/>
        <w:numPr>
          <w:ilvl w:val="2"/>
          <w:numId w:val="2"/>
        </w:numPr>
        <w:pBdr/>
        <w:spacing/>
        <w:ind/>
        <w:rPr/>
      </w:pPr>
      <w:r/>
      <w:bookmarkStart w:id="94" w:name="_Toc229084424"/>
      <w:r/>
      <w:bookmarkStart w:id="1042076432" w:name="_Toc147705966"/>
      <w:r>
        <w:t xml:space="preserve">UC-REF-03 — Créer un élément de référentiel (admin)</w:t>
      </w:r>
      <w:bookmarkEnd w:id="94"/>
      <w:r/>
      <w:bookmarkEnd w:id="1042076432"/>
      <w:r/>
      <w:r/>
    </w:p>
    <w:p>
      <w:pPr>
        <w:pBdr/>
        <w:spacing w:after="120"/>
        <w:ind/>
        <w:rPr/>
      </w:pPr>
      <w:r>
        <w:rPr>
          <w:b/>
          <w:bCs/>
        </w:rPr>
        <w:t xml:space="preserve">Acteur principal : </w:t>
      </w:r>
      <w:r>
        <w:t xml:space="preserve">DPB / Admin</w:t>
      </w:r>
      <w:r/>
    </w:p>
    <w:p>
      <w:pPr>
        <w:pBdr/>
        <w:spacing w:after="120"/>
        <w:ind/>
        <w:rPr/>
      </w:pPr>
      <w:r>
        <w:rPr>
          <w:b/>
          <w:bCs/>
        </w:rPr>
        <w:t xml:space="preserve">Déclencheur : </w:t>
      </w:r>
      <w:r>
        <w:t xml:space="preserve">un</w:t>
      </w:r>
      <w:r>
        <w:t xml:space="preserve">e nouvelle valeur </w:t>
      </w:r>
      <w:r>
        <w:t xml:space="preserve">d’un référentiel P1</w:t>
      </w:r>
      <w:r>
        <w:t xml:space="preserve"> </w:t>
      </w:r>
      <w:r>
        <w:t xml:space="preserve">est à intégrer.</w:t>
      </w:r>
      <w:r>
        <w:t xml:space="preserve"> </w:t>
      </w:r>
      <w:r/>
    </w:p>
    <w:p>
      <w:pPr>
        <w:pBdr/>
        <w:spacing w:after="120"/>
        <w:ind/>
        <w:rPr/>
      </w:pPr>
      <w:r>
        <w:rPr>
          <w:b/>
          <w:bCs/>
        </w:rPr>
        <w:t xml:space="preserve">Préconditions : </w:t>
      </w:r>
      <w:r>
        <w:t xml:space="preserve">utilisateur authentifié avec profil DPB ou Admin.</w:t>
      </w:r>
      <w:r/>
    </w:p>
    <w:p>
      <w:pPr>
        <w:pBdr/>
        <w:spacing w:after="120"/>
        <w:ind/>
        <w:rPr/>
      </w:pPr>
      <w:r>
        <w:rPr>
          <w:b/>
          <w:bCs/>
        </w:rPr>
        <w:t xml:space="preserve">Scénario nominal : </w:t>
      </w:r>
      <w:r/>
    </w:p>
    <w:p>
      <w:pPr>
        <w:pStyle w:val="935"/>
        <w:numPr>
          <w:ilvl w:val="0"/>
          <w:numId w:val="3"/>
        </w:numPr>
        <w:pBdr/>
        <w:spacing/>
        <w:ind/>
        <w:rPr/>
      </w:pPr>
      <w:r>
        <w:t xml:space="preserve">1. L'administrateur accède à l'écran « Administration des référentiels ».</w:t>
      </w:r>
      <w:r/>
    </w:p>
    <w:p>
      <w:pPr>
        <w:pStyle w:val="935"/>
        <w:numPr>
          <w:ilvl w:val="0"/>
          <w:numId w:val="3"/>
        </w:numPr>
        <w:pBdr/>
        <w:spacing/>
        <w:ind/>
        <w:rPr/>
      </w:pPr>
      <w:r>
        <w:t xml:space="preserve">2. Il sélectionne le type de référentiel à modifier.</w:t>
      </w:r>
      <w:r/>
    </w:p>
    <w:p>
      <w:pPr>
        <w:pStyle w:val="935"/>
        <w:numPr>
          <w:ilvl w:val="0"/>
          <w:numId w:val="3"/>
        </w:numPr>
        <w:pBdr/>
        <w:spacing/>
        <w:ind/>
        <w:rPr/>
      </w:pPr>
      <w:r>
        <w:t xml:space="preserve">3. Il clique « Ajouter » et saisit code, libellé, parent (si hiérarchique), statut, paramètres spécifiques.</w:t>
      </w:r>
      <w:r/>
    </w:p>
    <w:p>
      <w:pPr>
        <w:pStyle w:val="935"/>
        <w:numPr>
          <w:ilvl w:val="0"/>
          <w:numId w:val="3"/>
        </w:numPr>
        <w:pBdr/>
        <w:spacing/>
        <w:ind/>
        <w:rPr/>
      </w:pPr>
      <w:r>
        <w:t xml:space="preserve">4. Le système valide l'unicité du code.</w:t>
      </w:r>
      <w:r/>
    </w:p>
    <w:p>
      <w:pPr>
        <w:pStyle w:val="935"/>
        <w:numPr>
          <w:ilvl w:val="0"/>
          <w:numId w:val="3"/>
        </w:numPr>
        <w:pBdr/>
        <w:spacing/>
        <w:ind/>
        <w:rPr/>
      </w:pPr>
      <w:r>
        <w:t xml:space="preserve">5. L'élément est créé et disponible immédiatement.</w:t>
      </w:r>
      <w:r/>
    </w:p>
    <w:p>
      <w:pPr>
        <w:pBdr/>
        <w:spacing w:after="120"/>
        <w:ind/>
        <w:rPr/>
      </w:pPr>
      <w:r>
        <w:rPr>
          <w:b/>
          <w:bCs/>
        </w:rPr>
        <w:t xml:space="preserve">Scénarios alternatifs : </w:t>
      </w:r>
      <w:r/>
    </w:p>
    <w:p>
      <w:pPr>
        <w:pStyle w:val="935"/>
        <w:numPr>
          <w:ilvl w:val="0"/>
          <w:numId w:val="3"/>
        </w:numPr>
        <w:pBdr/>
        <w:spacing/>
        <w:ind/>
        <w:rPr/>
      </w:pPr>
      <w:r>
        <w:t xml:space="preserve">SA-1 — Code déjà existant : erreur bloquante avec suggestion de code disponible.</w:t>
      </w:r>
      <w:r/>
    </w:p>
    <w:p>
      <w:pPr>
        <w:pStyle w:val="935"/>
        <w:numPr>
          <w:ilvl w:val="0"/>
          <w:numId w:val="3"/>
        </w:numPr>
        <w:pBdr/>
        <w:spacing/>
        <w:ind/>
        <w:rPr/>
      </w:pPr>
      <w:r>
        <w:t xml:space="preserve">SA-2 — Parent inexistant (élément hiérarchique) : erreur bloquante.</w:t>
      </w:r>
      <w:r/>
    </w:p>
    <w:p>
      <w:pPr>
        <w:pBdr/>
        <w:spacing w:after="120"/>
        <w:ind/>
        <w:rPr/>
      </w:pPr>
      <w:r>
        <w:rPr>
          <w:b/>
          <w:bCs/>
        </w:rPr>
        <w:t xml:space="preserve">Postconditions : </w:t>
      </w:r>
      <w:r>
        <w:t xml:space="preserve">élément disponible dans le référentiel.</w:t>
      </w:r>
      <w:r/>
    </w:p>
    <w:p>
      <w:pPr>
        <w:pBdr/>
        <w:spacing w:after="120"/>
        <w:ind/>
        <w:rPr/>
      </w:pPr>
      <w:r>
        <w:rPr>
          <w:b/>
          <w:bCs/>
        </w:rPr>
        <w:t xml:space="preserve">Règles associées : </w:t>
      </w:r>
      <w:r>
        <w:t xml:space="preserve">REF-03.</w:t>
      </w:r>
      <w:r/>
    </w:p>
    <w:p>
      <w:pPr>
        <w:pStyle w:val="926"/>
        <w:numPr>
          <w:ilvl w:val="2"/>
          <w:numId w:val="2"/>
        </w:numPr>
        <w:pBdr/>
        <w:spacing/>
        <w:ind/>
        <w:rPr/>
      </w:pPr>
      <w:r/>
      <w:bookmarkStart w:id="96" w:name="_Toc229084425"/>
      <w:r/>
      <w:bookmarkStart w:id="808399693" w:name="_Toc1803855506"/>
      <w:r>
        <w:t xml:space="preserve">UC-REF-04 — Modifier un élément de référentiel (admin)</w:t>
      </w:r>
      <w:bookmarkEnd w:id="96"/>
      <w:r/>
      <w:bookmarkEnd w:id="808399693"/>
      <w:r/>
      <w:r/>
    </w:p>
    <w:p>
      <w:pPr>
        <w:pBdr/>
        <w:spacing w:after="120"/>
        <w:ind/>
        <w:rPr/>
      </w:pPr>
      <w:r>
        <w:rPr>
          <w:b/>
          <w:bCs/>
        </w:rPr>
        <w:t xml:space="preserve">Acteur principal : </w:t>
      </w:r>
      <w:r>
        <w:t xml:space="preserve">DPB / Admin</w:t>
      </w:r>
      <w:r/>
    </w:p>
    <w:p>
      <w:pPr>
        <w:pBdr/>
        <w:spacing w:after="120"/>
        <w:ind/>
        <w:rPr/>
      </w:pPr>
      <w:r>
        <w:rPr>
          <w:b/>
          <w:bCs/>
        </w:rPr>
        <w:t xml:space="preserve">Déclencheur : </w:t>
      </w:r>
      <w:r>
        <w:t xml:space="preserve">correction d'un libellé ou mise à jour d'un paramètre.</w:t>
      </w:r>
      <w:r/>
    </w:p>
    <w:p>
      <w:pPr>
        <w:pBdr/>
        <w:spacing w:after="120"/>
        <w:ind/>
        <w:rPr/>
      </w:pPr>
      <w:r>
        <w:rPr>
          <w:b/>
          <w:bCs/>
        </w:rPr>
        <w:t xml:space="preserve">Préconditions : </w:t>
      </w:r>
      <w:r>
        <w:t xml:space="preserve">l'élément existe.</w:t>
      </w:r>
      <w:r/>
    </w:p>
    <w:p>
      <w:pPr>
        <w:pBdr/>
        <w:spacing w:after="120"/>
        <w:ind/>
        <w:rPr/>
      </w:pPr>
      <w:r>
        <w:rPr>
          <w:b/>
          <w:bCs/>
        </w:rPr>
        <w:t xml:space="preserve">Scénario nominal : </w:t>
      </w:r>
      <w:r/>
    </w:p>
    <w:p>
      <w:pPr>
        <w:pStyle w:val="935"/>
        <w:numPr>
          <w:ilvl w:val="0"/>
          <w:numId w:val="3"/>
        </w:numPr>
        <w:pBdr/>
        <w:spacing/>
        <w:ind/>
        <w:rPr/>
      </w:pPr>
      <w:r>
        <w:t xml:space="preserve">1. L'administrateur accède à l'élément.</w:t>
      </w:r>
      <w:r/>
    </w:p>
    <w:p>
      <w:pPr>
        <w:pStyle w:val="935"/>
        <w:numPr>
          <w:ilvl w:val="0"/>
          <w:numId w:val="3"/>
        </w:numPr>
        <w:pBdr/>
        <w:spacing/>
        <w:ind/>
        <w:rPr/>
      </w:pPr>
      <w:r>
        <w:t xml:space="preserve">2. Il modifie les champs autorisés (libellé, statut, paramètres).</w:t>
      </w:r>
      <w:r/>
    </w:p>
    <w:p>
      <w:pPr>
        <w:pStyle w:val="935"/>
        <w:numPr>
          <w:ilvl w:val="0"/>
          <w:numId w:val="3"/>
        </w:numPr>
        <w:pBdr/>
        <w:spacing/>
        <w:ind/>
        <w:rPr/>
      </w:pPr>
      <w:r>
        <w:t xml:space="preserve">3. Le code reste immuable (REF-03).</w:t>
      </w:r>
      <w:r/>
    </w:p>
    <w:p>
      <w:pPr>
        <w:pStyle w:val="935"/>
        <w:numPr>
          <w:ilvl w:val="0"/>
          <w:numId w:val="3"/>
        </w:numPr>
        <w:pBdr/>
        <w:spacing/>
        <w:ind/>
        <w:rPr/>
      </w:pPr>
      <w:r>
        <w:t xml:space="preserve">4. La modification est enregistrée.</w:t>
      </w:r>
      <w:r/>
    </w:p>
    <w:p>
      <w:pPr>
        <w:pBdr/>
        <w:spacing w:after="120"/>
        <w:ind/>
        <w:rPr/>
      </w:pPr>
      <w:r>
        <w:rPr>
          <w:b/>
          <w:bCs/>
        </w:rPr>
        <w:t xml:space="preserve">Scénarios alternatifs : </w:t>
      </w:r>
      <w:r/>
    </w:p>
    <w:p>
      <w:pPr>
        <w:pStyle w:val="935"/>
        <w:numPr>
          <w:ilvl w:val="0"/>
          <w:numId w:val="3"/>
        </w:numPr>
        <w:pBdr/>
        <w:spacing/>
        <w:ind/>
        <w:rPr/>
      </w:pPr>
      <w:r>
        <w:t xml:space="preserve">SA-1 — Élément référencé dans des données actives : avertissement avant modification du libellé ; le code et l'identifiant restent stables.</w:t>
      </w:r>
      <w:r/>
    </w:p>
    <w:p>
      <w:pPr>
        <w:pBdr/>
        <w:spacing w:after="120"/>
        <w:ind/>
        <w:rPr/>
      </w:pPr>
      <w:r>
        <w:rPr>
          <w:b/>
          <w:bCs/>
        </w:rPr>
        <w:t xml:space="preserve">Postconditions : </w:t>
      </w:r>
      <w:r>
        <w:t xml:space="preserve">élément mis à jour.</w:t>
      </w:r>
      <w:r/>
    </w:p>
    <w:p>
      <w:pPr>
        <w:pBdr/>
        <w:spacing w:after="120"/>
        <w:ind/>
        <w:rPr/>
      </w:pPr>
      <w:r>
        <w:rPr>
          <w:b/>
          <w:bCs/>
        </w:rPr>
        <w:t xml:space="preserve">Règles associées : </w:t>
      </w:r>
      <w:r>
        <w:t xml:space="preserve">REF-03.</w:t>
      </w:r>
      <w:r/>
    </w:p>
    <w:p>
      <w:pPr>
        <w:pStyle w:val="926"/>
        <w:numPr>
          <w:ilvl w:val="2"/>
          <w:numId w:val="2"/>
        </w:numPr>
        <w:pBdr/>
        <w:spacing/>
        <w:ind/>
        <w:rPr/>
      </w:pPr>
      <w:r/>
      <w:bookmarkStart w:id="98" w:name="_Toc229084426"/>
      <w:r/>
      <w:bookmarkStart w:id="291091721" w:name="_Toc1035046222"/>
      <w:r>
        <w:t xml:space="preserve">UC-REF-05 — Gérer les réorganisations organisationnelles</w:t>
      </w:r>
      <w:bookmarkEnd w:id="98"/>
      <w:r/>
      <w:bookmarkEnd w:id="291091721"/>
      <w:r/>
      <w:r/>
    </w:p>
    <w:p>
      <w:pPr>
        <w:pBdr/>
        <w:spacing w:after="120"/>
        <w:ind/>
        <w:rPr/>
      </w:pPr>
      <w:r>
        <w:rPr>
          <w:b/>
          <w:bCs/>
        </w:rPr>
        <w:t xml:space="preserve">Acteur principal : </w:t>
      </w:r>
      <w:r>
        <w:t xml:space="preserve">DPB / Admin</w:t>
      </w:r>
      <w:r/>
    </w:p>
    <w:p>
      <w:pPr>
        <w:pBdr/>
        <w:spacing w:after="120"/>
        <w:ind/>
        <w:rPr/>
      </w:pPr>
      <w:r>
        <w:rPr>
          <w:b/>
          <w:bCs/>
        </w:rPr>
        <w:t xml:space="preserve">Déclencheur : </w:t>
      </w:r>
      <w:r>
        <w:t xml:space="preserve">fusion de ministères, fission de programmes, déplacement d'action d'un programme à un autre.</w:t>
      </w:r>
      <w:r/>
    </w:p>
    <w:p>
      <w:pPr>
        <w:pBdr/>
        <w:spacing w:after="120"/>
        <w:ind/>
        <w:rPr/>
      </w:pPr>
      <w:r>
        <w:rPr>
          <w:b/>
          <w:bCs/>
        </w:rPr>
        <w:t xml:space="preserve">Préconditions : </w:t>
      </w:r>
      <w:r>
        <w:t xml:space="preserve">l'arbre organisationnel actuel existe.</w:t>
      </w:r>
      <w:r/>
    </w:p>
    <w:p>
      <w:pPr>
        <w:pBdr/>
        <w:spacing w:after="120"/>
        <w:ind/>
        <w:rPr/>
      </w:pPr>
      <w:r>
        <w:rPr>
          <w:b/>
          <w:bCs/>
        </w:rPr>
        <w:t xml:space="preserve">Scénario nominal : </w:t>
      </w:r>
      <w:r/>
    </w:p>
    <w:p>
      <w:pPr>
        <w:pStyle w:val="935"/>
        <w:numPr>
          <w:ilvl w:val="0"/>
          <w:numId w:val="3"/>
        </w:numPr>
        <w:pBdr/>
        <w:spacing/>
        <w:ind/>
        <w:rPr/>
      </w:pPr>
      <w:r>
        <w:t xml:space="preserve">1. L'administrateur accède à « Réorganisation ».</w:t>
      </w:r>
      <w:r/>
    </w:p>
    <w:p>
      <w:pPr>
        <w:pStyle w:val="935"/>
        <w:numPr>
          <w:ilvl w:val="0"/>
          <w:numId w:val="3"/>
        </w:numPr>
        <w:pBdr/>
        <w:spacing/>
        <w:ind/>
        <w:rPr/>
      </w:pPr>
      <w:r>
        <w:t xml:space="preserve">2. Il sélectionne l'opération (fusion, fission, déplacement).</w:t>
      </w:r>
      <w:r/>
    </w:p>
    <w:p>
      <w:pPr>
        <w:pStyle w:val="935"/>
        <w:numPr>
          <w:ilvl w:val="0"/>
          <w:numId w:val="3"/>
        </w:numPr>
        <w:pBdr/>
        <w:spacing/>
        <w:ind/>
        <w:rPr/>
      </w:pPr>
      <w:r>
        <w:t xml:space="preserve">3. Il configure la transformation (source → cible).</w:t>
      </w:r>
      <w:r/>
    </w:p>
    <w:p>
      <w:pPr>
        <w:pStyle w:val="935"/>
        <w:numPr>
          <w:ilvl w:val="0"/>
          <w:numId w:val="3"/>
        </w:numPr>
        <w:pBdr/>
        <w:spacing/>
        <w:ind/>
        <w:rPr/>
      </w:pPr>
      <w:r>
        <w:t xml:space="preserve">4. Le système prévisualise l'impact (programmes, crédits, enveloppes affectés).</w:t>
      </w:r>
      <w:r/>
    </w:p>
    <w:p>
      <w:pPr>
        <w:pStyle w:val="935"/>
        <w:numPr>
          <w:ilvl w:val="0"/>
          <w:numId w:val="3"/>
        </w:numPr>
        <w:pBdr/>
        <w:spacing/>
        <w:ind/>
        <w:rPr/>
      </w:pPr>
      <w:r>
        <w:t xml:space="preserve">5. Après validation, une nouvelle version de l'arbre est créée.</w:t>
      </w:r>
      <w:r/>
    </w:p>
    <w:p>
      <w:pPr>
        <w:pStyle w:val="935"/>
        <w:numPr>
          <w:ilvl w:val="0"/>
          <w:numId w:val="3"/>
        </w:numPr>
        <w:pBdr/>
        <w:spacing/>
        <w:ind/>
        <w:rPr/>
      </w:pPr>
      <w:r>
        <w:t xml:space="preserve">6. Les identifiants stables sont préservés (REF-04) — les crédits et enveloppes continuent de référencer les mêmes IDs.</w:t>
      </w:r>
      <w:r/>
    </w:p>
    <w:p>
      <w:pPr>
        <w:pStyle w:val="935"/>
        <w:numPr>
          <w:ilvl w:val="0"/>
          <w:numId w:val="3"/>
        </w:numPr>
        <w:pBdr/>
        <w:spacing/>
        <w:ind/>
        <w:rPr/>
      </w:pPr>
      <w:r>
        <w:t xml:space="preserve">7. Une opération de transfert de crédits est proposée au service Crédit.</w:t>
      </w:r>
      <w:r/>
    </w:p>
    <w:p>
      <w:pPr>
        <w:pBdr/>
        <w:spacing w:after="120"/>
        <w:ind/>
        <w:rPr/>
      </w:pPr>
      <w:r>
        <w:rPr>
          <w:b/>
          <w:bCs/>
        </w:rPr>
        <w:t xml:space="preserve">Scénarios alternatifs : </w:t>
      </w:r>
      <w:r/>
    </w:p>
    <w:p>
      <w:pPr>
        <w:pStyle w:val="935"/>
        <w:numPr>
          <w:ilvl w:val="0"/>
          <w:numId w:val="3"/>
        </w:numPr>
        <w:pBdr/>
        <w:spacing/>
        <w:ind/>
        <w:rPr/>
      </w:pPr>
      <w:r>
        <w:t xml:space="preserve">SA-1 — Crédits ou enveloppes actifs attachés : le système liste les impacts et exige une validation explicite.</w:t>
      </w:r>
      <w:r/>
    </w:p>
    <w:p>
      <w:pPr>
        <w:pBdr/>
        <w:spacing w:after="120"/>
        <w:ind/>
        <w:rPr/>
      </w:pPr>
      <w:r>
        <w:rPr>
          <w:b/>
          <w:bCs/>
        </w:rPr>
        <w:t xml:space="preserve">Postconditions : </w:t>
      </w:r>
      <w:r>
        <w:t xml:space="preserve">nouvelle version de l'arbre active, intégrité des données préservée.</w:t>
      </w:r>
      <w:r/>
    </w:p>
    <w:p>
      <w:pPr>
        <w:pBdr/>
        <w:spacing w:after="120"/>
        <w:ind/>
        <w:rPr/>
      </w:pPr>
      <w:r>
        <w:rPr>
          <w:b/>
          <w:bCs/>
        </w:rPr>
        <w:t xml:space="preserve">Règles associées : </w:t>
      </w:r>
      <w:r>
        <w:t xml:space="preserve">REF-02, REF-04.</w:t>
      </w:r>
      <w:r/>
    </w:p>
    <w:p>
      <w:pPr>
        <w:pStyle w:val="926"/>
        <w:numPr>
          <w:ilvl w:val="2"/>
          <w:numId w:val="2"/>
        </w:numPr>
        <w:pBdr/>
        <w:spacing/>
        <w:ind/>
        <w:rPr/>
      </w:pPr>
      <w:r/>
      <w:bookmarkStart w:id="100" w:name="_Toc229084427"/>
      <w:r/>
      <w:bookmarkStart w:id="1784694033" w:name="_Toc55937128"/>
      <w:r>
        <w:t xml:space="preserve">UC-REF-06 — Charger les données d'</w:t>
      </w:r>
      <w:commentRangeStart w:id="10"/>
      <w:r>
        <w:t xml:space="preserve">initialisation</w:t>
      </w:r>
      <w:bookmarkEnd w:id="100"/>
      <w:r/>
      <w:bookmarkEnd w:id="1784694033"/>
      <w:r/>
      <w:commentRangeEnd w:id="10"/>
      <w:r>
        <w:commentReference w:id="10"/>
      </w:r>
      <w:r/>
      <w:r/>
    </w:p>
    <w:p>
      <w:pPr>
        <w:pBdr/>
        <w:spacing w:after="120"/>
        <w:ind/>
        <w:rPr/>
      </w:pPr>
      <w:r>
        <w:rPr>
          <w:b/>
          <w:bCs/>
        </w:rPr>
        <w:t xml:space="preserve">Acteur principal : </w:t>
      </w:r>
      <w:r>
        <w:t xml:space="preserve">DPB / Admin</w:t>
      </w:r>
      <w:r/>
    </w:p>
    <w:p>
      <w:pPr>
        <w:pBdr/>
        <w:spacing w:after="120"/>
        <w:ind/>
        <w:rPr/>
      </w:pPr>
      <w:r>
        <w:rPr>
          <w:b/>
          <w:bCs/>
        </w:rPr>
        <w:t xml:space="preserve">Déclencheur : </w:t>
      </w:r>
      <w:r>
        <w:t xml:space="preserve">première mise en service ou mise à jour massive (début de campagne).</w:t>
      </w:r>
      <w:r/>
    </w:p>
    <w:p>
      <w:pPr>
        <w:pBdr/>
        <w:spacing w:after="120"/>
        <w:ind/>
        <w:rPr/>
      </w:pPr>
      <w:r>
        <w:rPr>
          <w:b/>
          <w:bCs/>
        </w:rPr>
        <w:t xml:space="preserve">Préconditions : </w:t>
      </w:r>
      <w:r>
        <w:t xml:space="preserve">aucun référentiel n'existe (premier chargement) ou mise à jour massive requise.</w:t>
      </w:r>
      <w:r/>
    </w:p>
    <w:p>
      <w:pPr>
        <w:pBdr/>
        <w:spacing w:after="120"/>
        <w:ind/>
        <w:rPr/>
      </w:pPr>
      <w:r>
        <w:rPr>
          <w:b/>
          <w:bCs/>
        </w:rPr>
        <w:t xml:space="preserve">Scénario nominal : </w:t>
      </w:r>
      <w:r/>
    </w:p>
    <w:p>
      <w:pPr>
        <w:pStyle w:val="935"/>
        <w:numPr>
          <w:ilvl w:val="0"/>
          <w:numId w:val="3"/>
        </w:numPr>
        <w:pBdr/>
        <w:spacing/>
        <w:ind/>
        <w:rPr/>
      </w:pPr>
      <w:r>
        <w:t xml:space="preserve">1. L'administrateur importe un fichier CSV / XLSX par type de référentiel.</w:t>
      </w:r>
      <w:r/>
    </w:p>
    <w:p>
      <w:pPr>
        <w:pStyle w:val="935"/>
        <w:numPr>
          <w:ilvl w:val="0"/>
          <w:numId w:val="3"/>
        </w:numPr>
        <w:pBdr/>
        <w:spacing/>
        <w:ind/>
        <w:rPr/>
      </w:pPr>
      <w:r>
        <w:t xml:space="preserve">2. Le système valide la structure (colonnes, codes, hiérarchies).</w:t>
      </w:r>
      <w:r/>
    </w:p>
    <w:p>
      <w:pPr>
        <w:pStyle w:val="935"/>
        <w:numPr>
          <w:ilvl w:val="0"/>
          <w:numId w:val="3"/>
        </w:numPr>
        <w:pBdr/>
        <w:spacing/>
        <w:ind/>
        <w:rPr/>
      </w:pPr>
      <w:r>
        <w:t xml:space="preserve">3. Les données sont chargées en masse.</w:t>
      </w:r>
      <w:r/>
    </w:p>
    <w:p>
      <w:pPr>
        <w:pStyle w:val="935"/>
        <w:numPr>
          <w:ilvl w:val="0"/>
          <w:numId w:val="3"/>
        </w:numPr>
        <w:pBdr/>
        <w:spacing/>
        <w:ind/>
        <w:rPr/>
      </w:pPr>
      <w:r>
        <w:t xml:space="preserve">4. Un rapport de chargement est disponible (créés, erreurs).</w:t>
      </w:r>
      <w:r/>
    </w:p>
    <w:p>
      <w:pPr>
        <w:pBdr/>
        <w:spacing w:after="120"/>
        <w:ind/>
        <w:rPr/>
      </w:pPr>
      <w:r>
        <w:rPr>
          <w:b/>
          <w:bCs/>
        </w:rPr>
        <w:t xml:space="preserve">Scénarios alternatifs : </w:t>
      </w:r>
      <w:r/>
    </w:p>
    <w:p>
      <w:pPr>
        <w:pStyle w:val="935"/>
        <w:numPr>
          <w:ilvl w:val="0"/>
          <w:numId w:val="3"/>
        </w:numPr>
        <w:pBdr/>
        <w:spacing/>
        <w:ind/>
        <w:rPr/>
      </w:pPr>
      <w:r>
        <w:t xml:space="preserve">SA-1 — Erreurs structurelles dans le fichier : rapport d'erreurs, aucun chargement partiel (REF-05).</w:t>
      </w:r>
      <w:r/>
    </w:p>
    <w:p>
      <w:pPr>
        <w:pBdr/>
        <w:spacing w:after="120"/>
        <w:ind/>
        <w:rPr/>
      </w:pPr>
      <w:r>
        <w:rPr>
          <w:b/>
          <w:bCs/>
        </w:rPr>
        <w:t xml:space="preserve">Postconditions : </w:t>
      </w:r>
      <w:r>
        <w:t xml:space="preserve">données disponibles pour l'ensemble des services.</w:t>
      </w:r>
      <w:r/>
    </w:p>
    <w:p>
      <w:pPr>
        <w:pStyle w:val="924"/>
        <w:numPr>
          <w:ilvl w:val="0"/>
          <w:numId w:val="2"/>
        </w:numPr>
        <w:pBdr/>
        <w:spacing/>
        <w:ind/>
        <w:rPr/>
      </w:pPr>
      <w:r/>
      <w:bookmarkStart w:id="102" w:name="_Toc229689900"/>
      <w:r/>
      <w:bookmarkEnd w:id="102"/>
      <w:r>
        <w:t xml:space="preserve"> </w:t>
      </w:r>
      <w:bookmarkStart w:id="103" w:name="_Toc229084428"/>
      <w:r/>
      <w:bookmarkStart w:id="1561460703" w:name="_Toc1460588960"/>
      <w:r>
        <w:t xml:space="preserve">Règles de gestion</w:t>
      </w:r>
      <w:bookmarkEnd w:id="103"/>
      <w:r/>
      <w:bookmarkEnd w:id="1561460703"/>
      <w:r/>
      <w:r/>
    </w:p>
    <w:p>
      <w:pPr>
        <w:pBdr/>
        <w:spacing w:after="120"/>
        <w:ind/>
        <w:rPr/>
      </w:pPr>
      <w:r>
        <w:t xml:space="preserve">Cinq règles de gestion structurent la cohérence du service.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
        <w:gridCol w:w="5300"/>
        <w:gridCol w:w="1734"/>
        <w:gridCol w:w="1641"/>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b/>
                <w:bCs/>
                <w:color w:val="ffffff"/>
                <w:sz w:val="18"/>
                <w:szCs w:val="18"/>
              </w:rPr>
              <w:t xml:space="preserve">Code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b/>
                <w:bCs/>
                <w:color w:val="ffffff"/>
                <w:sz w:val="18"/>
                <w:szCs w:val="18"/>
              </w:rPr>
              <w:t xml:space="preserve">Règle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4" w:type="dxa"/>
            <w:textDirection w:val="lrTb"/>
            <w:noWrap w:val="false"/>
          </w:tcPr>
          <w:p>
            <w:pPr>
              <w:pBdr/>
              <w:spacing w:line="240" w:lineRule="auto"/>
              <w:ind/>
              <w:jc w:val="left"/>
              <w:rPr/>
            </w:pPr>
            <w:r>
              <w:rPr>
                <w:b/>
                <w:bCs/>
                <w:color w:val="ffffff"/>
                <w:sz w:val="18"/>
                <w:szCs w:val="18"/>
              </w:rPr>
              <w:t xml:space="preserve">Type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41" w:type="dxa"/>
            <w:textDirection w:val="lrTb"/>
            <w:noWrap w:val="false"/>
          </w:tcPr>
          <w:p>
            <w:pPr>
              <w:pBdr/>
              <w:spacing w:line="240" w:lineRule="auto"/>
              <w:ind/>
              <w:jc w:val="left"/>
              <w:rPr/>
            </w:pPr>
            <w:r>
              <w:rPr>
                <w:b/>
                <w:bCs/>
                <w:color w:val="ffffff"/>
                <w:sz w:val="18"/>
                <w:szCs w:val="18"/>
              </w:rPr>
              <w:t xml:space="preserve">Gravité</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REF-01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Les données de référence sont en lecture seule pour tous les profils sauf Admin / DPB.</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4" w:type="dxa"/>
            <w:textDirection w:val="lrTb"/>
            <w:noWrap w:val="false"/>
          </w:tcPr>
          <w:p>
            <w:pPr>
              <w:pBdr/>
              <w:spacing w:line="240" w:lineRule="auto"/>
              <w:ind/>
              <w:jc w:val="left"/>
              <w:rPr/>
            </w:pPr>
            <w:r>
              <w:rPr>
                <w:sz w:val="18"/>
                <w:szCs w:val="18"/>
              </w:rPr>
              <w:t xml:space="preserve">Habilitation</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41" w:type="dxa"/>
            <w:textDirection w:val="lrTb"/>
            <w:noWrap w:val="false"/>
          </w:tcPr>
          <w:p>
            <w:pPr>
              <w:pBdr/>
              <w:spacing w:line="240" w:lineRule="auto"/>
              <w:ind/>
              <w:jc w:val="left"/>
              <w:rPr/>
            </w:pPr>
            <w:r>
              <w:rPr>
                <w:sz w:val="18"/>
                <w:szCs w:val="18"/>
              </w:rPr>
              <w:t xml:space="preserve">Bloquant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REF-02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L'arbre organisationnel est versionné : chaque réorganisation crée une nouvelle version (les versions précédentes sont conservées).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4" w:type="dxa"/>
            <w:textDirection w:val="lrTb"/>
            <w:noWrap w:val="false"/>
          </w:tcPr>
          <w:p>
            <w:pPr>
              <w:pBdr/>
              <w:spacing w:line="240" w:lineRule="auto"/>
              <w:ind/>
              <w:jc w:val="left"/>
              <w:rPr/>
            </w:pPr>
            <w:r>
              <w:rPr>
                <w:sz w:val="18"/>
                <w:szCs w:val="18"/>
              </w:rPr>
              <w:t xml:space="preserve">Versionnage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41" w:type="dxa"/>
            <w:textDirection w:val="lrTb"/>
            <w:noWrap w:val="false"/>
          </w:tcPr>
          <w:p>
            <w:pPr>
              <w:pBdr/>
              <w:spacing w:line="240" w:lineRule="auto"/>
              <w:ind/>
              <w:jc w:val="left"/>
              <w:rPr/>
            </w:pPr>
            <w:r>
              <w:rPr>
                <w:sz w:val="18"/>
                <w:szCs w:val="18"/>
              </w:rPr>
              <w:t xml:space="preserve">Systématique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REF-03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Le code d'un élément est immuable après création (seul le libellé est modifiable).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4" w:type="dxa"/>
            <w:textDirection w:val="lrTb"/>
            <w:noWrap w:val="false"/>
          </w:tcPr>
          <w:p>
            <w:pPr>
              <w:pBdr/>
              <w:spacing w:line="240" w:lineRule="auto"/>
              <w:ind/>
              <w:jc w:val="left"/>
              <w:rPr/>
            </w:pPr>
            <w:r>
              <w:rPr>
                <w:sz w:val="18"/>
                <w:szCs w:val="18"/>
              </w:rPr>
              <w:t xml:space="preserve">Intégrité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41" w:type="dxa"/>
            <w:textDirection w:val="lrTb"/>
            <w:noWrap w:val="false"/>
          </w:tcPr>
          <w:p>
            <w:pPr>
              <w:pBdr/>
              <w:spacing w:line="240" w:lineRule="auto"/>
              <w:ind/>
              <w:jc w:val="left"/>
              <w:rPr/>
            </w:pPr>
            <w:r>
              <w:rPr>
                <w:sz w:val="18"/>
                <w:szCs w:val="18"/>
              </w:rPr>
              <w:t xml:space="preserve">Bloquant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REF-04</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Les identifiants des entités organisationnelles sont stables à travers les réorganisations — crédits et enveloppes les référencent par ID, non par code.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4" w:type="dxa"/>
            <w:textDirection w:val="lrTb"/>
            <w:noWrap w:val="false"/>
          </w:tcPr>
          <w:p>
            <w:pPr>
              <w:pBdr/>
              <w:spacing w:line="240" w:lineRule="auto"/>
              <w:ind/>
              <w:jc w:val="left"/>
              <w:rPr/>
            </w:pPr>
            <w:r>
              <w:rPr>
                <w:sz w:val="18"/>
                <w:szCs w:val="18"/>
              </w:rPr>
              <w:t xml:space="preserve">Intégrité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41" w:type="dxa"/>
            <w:textDirection w:val="lrTb"/>
            <w:noWrap w:val="false"/>
          </w:tcPr>
          <w:p>
            <w:pPr>
              <w:pBdr/>
              <w:spacing w:line="240" w:lineRule="auto"/>
              <w:ind/>
              <w:jc w:val="left"/>
              <w:rPr/>
            </w:pPr>
            <w:r>
              <w:rPr>
                <w:sz w:val="18"/>
                <w:szCs w:val="18"/>
              </w:rPr>
              <w:t xml:space="preserve">Systématique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63" w:type="dxa"/>
            <w:textDirection w:val="lrTb"/>
            <w:noWrap w:val="false"/>
          </w:tcPr>
          <w:p>
            <w:pPr>
              <w:pBdr/>
              <w:spacing w:line="240" w:lineRule="auto"/>
              <w:ind/>
              <w:jc w:val="left"/>
              <w:rPr/>
            </w:pPr>
            <w:r>
              <w:rPr>
                <w:sz w:val="18"/>
                <w:szCs w:val="18"/>
              </w:rPr>
              <w:t xml:space="preserve">REF-05</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300" w:type="dxa"/>
            <w:textDirection w:val="lrTb"/>
            <w:noWrap w:val="false"/>
          </w:tcPr>
          <w:p>
            <w:pPr>
              <w:pBdr/>
              <w:spacing w:line="240" w:lineRule="auto"/>
              <w:ind/>
              <w:jc w:val="left"/>
              <w:rPr/>
            </w:pPr>
            <w:r>
              <w:rPr>
                <w:sz w:val="18"/>
                <w:szCs w:val="18"/>
              </w:rPr>
              <w:t xml:space="preserve">Le chargement massif est tout-ou-rien : en cas d'erreur, aucune donnée n'est importée.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734" w:type="dxa"/>
            <w:textDirection w:val="lrTb"/>
            <w:noWrap w:val="false"/>
          </w:tcPr>
          <w:p>
            <w:pPr>
              <w:pBdr/>
              <w:spacing w:line="240" w:lineRule="auto"/>
              <w:ind/>
              <w:jc w:val="left"/>
              <w:rPr/>
            </w:pPr>
            <w:r>
              <w:rPr>
                <w:sz w:val="18"/>
                <w:szCs w:val="18"/>
              </w:rPr>
              <w:t xml:space="preserve">Atomicité</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41" w:type="dxa"/>
            <w:textDirection w:val="lrTb"/>
            <w:noWrap w:val="false"/>
          </w:tcPr>
          <w:p>
            <w:pPr>
              <w:pBdr/>
              <w:spacing w:line="240" w:lineRule="auto"/>
              <w:ind/>
              <w:jc w:val="left"/>
              <w:rPr/>
            </w:pPr>
            <w:r>
              <w:rPr>
                <w:sz w:val="18"/>
                <w:szCs w:val="18"/>
              </w:rPr>
              <w:t xml:space="preserve">Systématique</w:t>
            </w:r>
            <w:r/>
          </w:p>
        </w:tc>
      </w:tr>
    </w:tbl>
    <w:p>
      <w:pPr>
        <w:pStyle w:val="924"/>
        <w:numPr>
          <w:ilvl w:val="0"/>
          <w:numId w:val="2"/>
        </w:numPr>
        <w:pBdr/>
        <w:spacing/>
        <w:ind/>
        <w:rPr/>
      </w:pPr>
      <w:r>
        <w:t xml:space="preserve"> </w:t>
      </w:r>
      <w:bookmarkStart w:id="105" w:name="_Toc229084429"/>
      <w:r/>
      <w:bookmarkStart w:id="196388375" w:name="_Toc2101609613"/>
      <w:r>
        <w:t xml:space="preserve">API et interfaces inter-services</w:t>
      </w:r>
      <w:bookmarkEnd w:id="105"/>
      <w:r>
        <w:t xml:space="preserve"> (proposition)</w:t>
      </w:r>
      <w:bookmarkEnd w:id="196388375"/>
      <w:r/>
      <w:r/>
    </w:p>
    <w:p>
      <w:pPr>
        <w:pStyle w:val="925"/>
        <w:numPr>
          <w:ilvl w:val="1"/>
          <w:numId w:val="2"/>
        </w:numPr>
        <w:pBdr/>
        <w:spacing/>
        <w:ind/>
        <w:rPr/>
      </w:pPr>
      <w:r/>
      <w:bookmarkStart w:id="107" w:name="_Toc229084430"/>
      <w:r/>
      <w:bookmarkStart w:id="2110531311" w:name="_Toc1907921384"/>
      <w:r>
        <w:t xml:space="preserve">Convention d'endpoints</w:t>
      </w:r>
      <w:bookmarkEnd w:id="107"/>
      <w:r/>
      <w:bookmarkEnd w:id="2110531311"/>
      <w:r/>
      <w:r/>
    </w:p>
    <w:p>
      <w:pPr>
        <w:pBdr/>
        <w:spacing w:after="120"/>
        <w:ind/>
        <w:rPr/>
      </w:pPr>
      <w:r>
        <w:t xml:space="preserve">Le service expose une API REST sous le préfixe /api/v1/referentiels/.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19"/>
        <w:gridCol w:w="4819"/>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b/>
                <w:bCs/>
                <w:color w:val="ffffff"/>
                <w:sz w:val="18"/>
                <w:szCs w:val="18"/>
              </w:rPr>
              <w:t xml:space="preserve">Endpoint</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b/>
                <w:bCs/>
                <w:color w:val="ffffff"/>
                <w:sz w:val="18"/>
                <w:szCs w:val="18"/>
              </w:rPr>
              <w:t xml:space="preserve">Usage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GET /api/v1/referentiels/{type}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Lecture d'un référentiel (avec pagination, filtrage).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GET /api/v1/referentiels/organisations/arbre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Lecture de l'arbre organisationnel (option ?versionAt=).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POST /api/v1/referentiels/{type}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Création (DPB / Admin).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PUT /api/v1/referentiels/{type}/{id}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Modification (DPB / Admin).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POST /api/v1/referentiels/imports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Chargement massif CSV / XLSX.</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POST /api/v1/referentiels/organisations/reorganisations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819" w:type="dxa"/>
            <w:textDirection w:val="lrTb"/>
            <w:noWrap w:val="false"/>
          </w:tcPr>
          <w:p>
            <w:pPr>
              <w:pBdr/>
              <w:spacing w:line="240" w:lineRule="auto"/>
              <w:ind/>
              <w:jc w:val="left"/>
              <w:rPr/>
            </w:pPr>
            <w:r>
              <w:rPr>
                <w:sz w:val="18"/>
                <w:szCs w:val="18"/>
              </w:rPr>
              <w:t xml:space="preserve">Réorganisations (fusion / fission / déplacement).</w:t>
            </w:r>
            <w:r/>
          </w:p>
        </w:tc>
      </w:tr>
    </w:tbl>
    <w:p>
      <w:pPr>
        <w:pStyle w:val="925"/>
        <w:numPr>
          <w:ilvl w:val="1"/>
          <w:numId w:val="2"/>
        </w:numPr>
        <w:pBdr/>
        <w:spacing/>
        <w:ind/>
        <w:rPr/>
      </w:pPr>
      <w:r/>
      <w:bookmarkStart w:id="109" w:name="_Toc229084431"/>
      <w:r/>
      <w:bookmarkStart w:id="1823872265" w:name="_Toc1896687414"/>
      <w:r>
        <w:t xml:space="preserve">Consommateurs internes</w:t>
      </w:r>
      <w:bookmarkEnd w:id="109"/>
      <w:r/>
      <w:bookmarkEnd w:id="1823872265"/>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12"/>
        <w:gridCol w:w="3212"/>
        <w:gridCol w:w="3214"/>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Service appelant</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b/>
                <w:bCs/>
                <w:color w:val="ffffff"/>
                <w:sz w:val="18"/>
                <w:szCs w:val="18"/>
              </w:rPr>
              <w:t xml:space="preserve">Endpoint principal</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b/>
                <w:bCs/>
                <w:color w:val="ffffff"/>
                <w:sz w:val="18"/>
                <w:szCs w:val="18"/>
              </w:rPr>
              <w:t xml:space="preserve">Motif</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Service Crédit</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GET /referentiels/{type}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Validation des dimensions à la création de ligne.</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Service Enveloppes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GET /referentiels/organisations/arbre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Vérification des entités lors de la ventilation.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Services DPPD / PAP / LFI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GET /referentiels/{type}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Alimentation des listes déroulantes.</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Frontend</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2" w:type="dxa"/>
            <w:textDirection w:val="lrTb"/>
            <w:noWrap w:val="false"/>
          </w:tcPr>
          <w:p>
            <w:pPr>
              <w:pBdr/>
              <w:spacing w:line="240" w:lineRule="auto"/>
              <w:ind/>
              <w:jc w:val="left"/>
              <w:rPr/>
            </w:pPr>
            <w:r>
              <w:rPr>
                <w:sz w:val="18"/>
                <w:szCs w:val="18"/>
              </w:rPr>
              <w:t xml:space="preserve">GET /referentiels/{type}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4" w:type="dxa"/>
            <w:textDirection w:val="lrTb"/>
            <w:noWrap w:val="false"/>
          </w:tcPr>
          <w:p>
            <w:pPr>
              <w:pBdr/>
              <w:spacing w:line="240" w:lineRule="auto"/>
              <w:ind/>
              <w:jc w:val="left"/>
              <w:rPr/>
            </w:pPr>
            <w:r>
              <w:rPr>
                <w:sz w:val="18"/>
                <w:szCs w:val="18"/>
              </w:rPr>
              <w:t xml:space="preserve">Listes déroulantes et filtres.</w:t>
            </w:r>
            <w:r/>
          </w:p>
        </w:tc>
      </w:tr>
    </w:tbl>
    <w:p>
      <w:pPr>
        <w:pStyle w:val="925"/>
        <w:numPr>
          <w:ilvl w:val="1"/>
          <w:numId w:val="2"/>
        </w:numPr>
        <w:pBdr/>
        <w:spacing/>
        <w:ind/>
        <w:rPr/>
      </w:pPr>
      <w:r/>
      <w:bookmarkStart w:id="111" w:name="_Toc229084432"/>
      <w:r/>
      <w:bookmarkStart w:id="1115386882" w:name="_Toc811171429"/>
      <w:r>
        <w:t xml:space="preserve">Synchronisation amont — zone d'échanges SAP</w:t>
      </w:r>
      <w:bookmarkEnd w:id="111"/>
      <w:r/>
      <w:bookmarkEnd w:id="1115386882"/>
      <w:r/>
      <w:r/>
    </w:p>
    <w:p>
      <w:pPr>
        <w:pBdr/>
        <w:spacing w:after="120"/>
        <w:ind/>
        <w:rPr/>
      </w:pPr>
      <w:r>
        <w:t xml:space="preserve">Les référentiels P2 (Organisation partie P2, Programme, Compte, Source_Finance) sont </w:t>
      </w:r>
      <w:r>
        <w:rPr>
          <w:b/>
          <w:bCs/>
        </w:rPr>
        <w:t xml:space="preserve">récupérés depuis la zone d'échanges SAP</w:t>
      </w:r>
      <w:r>
        <w:t xml:space="preserve"> de l'existant SIGIF. Le Service Référentiel les rapatrie en </w:t>
      </w:r>
      <w:r>
        <w:rPr>
          <w:b/>
          <w:bCs/>
        </w:rPr>
        <w:t xml:space="preserve">lecture seule</w:t>
      </w:r>
      <w:r>
        <w:t xml:space="preserve"> côté P1 ; toute modification de ces référentiels reste pilotée côté SAP.</w:t>
      </w:r>
      <w:ins w:id="196" w:author="Khady Bâ" w:date="2026-05-26T13:08:50Z" oouserid="kba">
        <w:r>
          <w:t xml:space="preserve"> Enrichissement dans la zone d’échange (libellés complétés)</w:t>
        </w:r>
      </w:ins>
      <w:r/>
    </w:p>
    <w:tbl>
      <w:tblPr>
        <w:tblW w:w="96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9"/>
        <w:gridCol w:w="3208"/>
        <w:gridCol w:w="3211"/>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9" w:type="dxa"/>
            <w:textDirection w:val="lrTb"/>
            <w:noWrap w:val="false"/>
          </w:tcPr>
          <w:p>
            <w:pPr>
              <w:pBdr/>
              <w:spacing w:line="240" w:lineRule="auto"/>
              <w:ind/>
              <w:jc w:val="left"/>
              <w:rPr/>
            </w:pPr>
            <w:r>
              <w:rPr>
                <w:b/>
                <w:bCs/>
                <w:color w:val="ffffff"/>
                <w:sz w:val="18"/>
                <w:szCs w:val="18"/>
              </w:rPr>
              <w:t xml:space="preserve">Référentiel P2</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b/>
                <w:bCs/>
                <w:color w:val="ffffff"/>
                <w:sz w:val="18"/>
                <w:szCs w:val="18"/>
              </w:rPr>
              <w:t xml:space="preserve">Source amont</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1" w:type="dxa"/>
            <w:textDirection w:val="lrTb"/>
            <w:noWrap w:val="false"/>
          </w:tcPr>
          <w:p>
            <w:pPr>
              <w:pBdr/>
              <w:spacing w:line="240" w:lineRule="auto"/>
              <w:ind/>
              <w:jc w:val="left"/>
              <w:rPr/>
            </w:pPr>
            <w:r>
              <w:rPr>
                <w:b/>
                <w:bCs/>
                <w:color w:val="ffffff"/>
                <w:sz w:val="18"/>
                <w:szCs w:val="18"/>
              </w:rPr>
              <w:t xml:space="preserve">Direction</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9" w:type="dxa"/>
            <w:textDirection w:val="lrTb"/>
            <w:noWrap w:val="false"/>
          </w:tcPr>
          <w:p>
            <w:pPr>
              <w:pBdr/>
              <w:spacing w:line="240" w:lineRule="auto"/>
              <w:ind/>
              <w:jc w:val="left"/>
              <w:rPr/>
            </w:pPr>
            <w:r>
              <w:rPr>
                <w:sz w:val="18"/>
                <w:szCs w:val="18"/>
              </w:rPr>
              <w:t xml:space="preserve">Organisation (partie P2)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SAP ECC → BW → Zone d'échanges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1" w:type="dxa"/>
            <w:textDirection w:val="lrTb"/>
            <w:noWrap w:val="false"/>
          </w:tcPr>
          <w:p>
            <w:pPr>
              <w:pBdr/>
              <w:spacing w:line="240" w:lineRule="auto"/>
              <w:ind/>
              <w:jc w:val="left"/>
              <w:rPr/>
            </w:pPr>
            <w:r>
              <w:rPr>
                <w:sz w:val="18"/>
                <w:szCs w:val="18"/>
              </w:rPr>
              <w:t xml:space="preserve">Amont uniquement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9" w:type="dxa"/>
            <w:textDirection w:val="lrTb"/>
            <w:noWrap w:val="false"/>
          </w:tcPr>
          <w:p>
            <w:pPr>
              <w:pBdr/>
              <w:spacing w:line="240" w:lineRule="auto"/>
              <w:ind/>
              <w:jc w:val="left"/>
              <w:rPr/>
            </w:pPr>
            <w:r>
              <w:rPr>
                <w:sz w:val="18"/>
                <w:szCs w:val="18"/>
              </w:rPr>
              <w:t xml:space="preserve">Programme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SAP ECC → BW → Zone d'échanges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1" w:type="dxa"/>
            <w:textDirection w:val="lrTb"/>
            <w:noWrap w:val="false"/>
          </w:tcPr>
          <w:p>
            <w:pPr>
              <w:pBdr/>
              <w:spacing w:line="240" w:lineRule="auto"/>
              <w:ind/>
              <w:jc w:val="left"/>
              <w:rPr/>
            </w:pPr>
            <w:r>
              <w:rPr>
                <w:sz w:val="18"/>
                <w:szCs w:val="18"/>
              </w:rPr>
              <w:t xml:space="preserve">Amont uniquement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9" w:type="dxa"/>
            <w:textDirection w:val="lrTb"/>
            <w:noWrap w:val="false"/>
          </w:tcPr>
          <w:p>
            <w:pPr>
              <w:pBdr/>
              <w:spacing w:line="240" w:lineRule="auto"/>
              <w:ind/>
              <w:jc w:val="left"/>
              <w:rPr/>
            </w:pPr>
            <w:r>
              <w:rPr>
                <w:sz w:val="18"/>
                <w:szCs w:val="18"/>
              </w:rPr>
              <w:t xml:space="preserve">Compte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SAP ECC → BW → Zone d'échanges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1" w:type="dxa"/>
            <w:textDirection w:val="lrTb"/>
            <w:noWrap w:val="false"/>
          </w:tcPr>
          <w:p>
            <w:pPr>
              <w:pBdr/>
              <w:spacing w:line="240" w:lineRule="auto"/>
              <w:ind/>
              <w:jc w:val="left"/>
              <w:rPr/>
            </w:pPr>
            <w:r>
              <w:rPr>
                <w:sz w:val="18"/>
                <w:szCs w:val="18"/>
              </w:rPr>
              <w:t xml:space="preserve">Amont uniquement</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9" w:type="dxa"/>
            <w:textDirection w:val="lrTb"/>
            <w:noWrap w:val="false"/>
          </w:tcPr>
          <w:p>
            <w:pPr>
              <w:pBdr/>
              <w:spacing w:line="240" w:lineRule="auto"/>
              <w:ind/>
              <w:jc w:val="left"/>
              <w:rPr/>
            </w:pPr>
            <w:r>
              <w:rPr>
                <w:sz w:val="18"/>
                <w:szCs w:val="18"/>
              </w:rPr>
              <w:t xml:space="preserve">Source_Finance</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08" w:type="dxa"/>
            <w:textDirection w:val="lrTb"/>
            <w:noWrap w:val="false"/>
          </w:tcPr>
          <w:p>
            <w:pPr>
              <w:pBdr/>
              <w:spacing w:line="240" w:lineRule="auto"/>
              <w:ind/>
              <w:jc w:val="left"/>
              <w:rPr/>
            </w:pPr>
            <w:r>
              <w:rPr>
                <w:sz w:val="18"/>
                <w:szCs w:val="18"/>
              </w:rPr>
              <w:t xml:space="preserve">SAP ECC → BW → Zone d'échanges</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211" w:type="dxa"/>
            <w:textDirection w:val="lrTb"/>
            <w:noWrap w:val="false"/>
          </w:tcPr>
          <w:p>
            <w:pPr>
              <w:pBdr/>
              <w:spacing w:line="240" w:lineRule="auto"/>
              <w:ind/>
              <w:jc w:val="left"/>
              <w:rPr/>
            </w:pPr>
            <w:r>
              <w:rPr>
                <w:sz w:val="18"/>
                <w:szCs w:val="18"/>
              </w:rPr>
              <w:t xml:space="preserve">Amont uniquement</w:t>
            </w:r>
            <w:r/>
          </w:p>
        </w:tc>
      </w:tr>
    </w:tbl>
    <w:p>
      <w:pPr>
        <w:pStyle w:val="924"/>
        <w:numPr>
          <w:ilvl w:val="0"/>
          <w:numId w:val="2"/>
        </w:numPr>
        <w:pBdr/>
        <w:spacing/>
        <w:ind/>
        <w:rPr/>
      </w:pPr>
      <w:r>
        <w:t xml:space="preserve"> </w:t>
      </w:r>
      <w:bookmarkStart w:id="113" w:name="_Toc229084434"/>
      <w:r/>
      <w:bookmarkStart w:id="2079858012" w:name="_Toc205178116"/>
      <w:r>
        <w:t xml:space="preserve">IHM</w:t>
      </w:r>
      <w:bookmarkEnd w:id="113"/>
      <w:r/>
      <w:bookmarkEnd w:id="2079858012"/>
      <w:r/>
      <w:r/>
    </w:p>
    <w:p>
      <w:pPr>
        <w:pBdr/>
        <w:spacing w:after="120"/>
        <w:ind/>
        <w:rPr/>
      </w:pPr>
      <w:r>
        <w:t xml:space="preserve">Quatre écrans couvrent l'administration des référentiels et la gestion des réorganisations.</w:t>
      </w:r>
      <w:r/>
    </w:p>
    <w:p>
      <w:pPr>
        <w:pStyle w:val="925"/>
        <w:numPr>
          <w:ilvl w:val="1"/>
          <w:numId w:val="2"/>
        </w:numPr>
        <w:pBdr/>
        <w:spacing/>
        <w:ind/>
        <w:rPr/>
      </w:pPr>
      <w:r/>
      <w:bookmarkStart w:id="115" w:name="_Toc229084435"/>
      <w:r/>
      <w:bookmarkStart w:id="471612886" w:name="_Toc753429878"/>
      <w:r>
        <w:t xml:space="preserve">Écran 1 — Administration des référentiels</w:t>
      </w:r>
      <w:bookmarkEnd w:id="115"/>
      <w:r/>
      <w:bookmarkEnd w:id="471612886"/>
      <w:r/>
      <w:r/>
    </w:p>
    <w:p>
      <w:pPr>
        <w:pBdr/>
        <w:spacing w:after="120"/>
        <w:ind/>
        <w:rPr/>
      </w:pPr>
      <w:r>
        <w:rPr>
          <w:b/>
          <w:bCs/>
        </w:rPr>
        <w:t xml:space="preserve">Profils : </w:t>
      </w:r>
      <w:r>
        <w:t xml:space="preserve">DPB / Admin.</w:t>
      </w:r>
      <w:r/>
    </w:p>
    <w:p>
      <w:pPr>
        <w:pBdr/>
        <w:spacing w:after="120"/>
        <w:ind/>
        <w:rPr/>
      </w:pPr>
      <w:r>
        <w:rPr>
          <w:b/>
          <w:bCs/>
        </w:rPr>
        <w:t xml:space="preserve">Accès : </w:t>
      </w:r>
      <w:r>
        <w:t xml:space="preserve">menu Administration → Référentiels.</w:t>
      </w:r>
      <w:r/>
    </w:p>
    <w:p>
      <w:pPr>
        <w:pStyle w:val="935"/>
        <w:numPr>
          <w:ilvl w:val="0"/>
          <w:numId w:val="3"/>
        </w:numPr>
        <w:pBdr/>
        <w:spacing/>
        <w:ind/>
        <w:rPr/>
      </w:pPr>
      <w:r>
        <w:t xml:space="preserve">Liste des types de référentiels disponibles.</w:t>
      </w:r>
      <w:r/>
    </w:p>
    <w:p>
      <w:pPr>
        <w:pStyle w:val="935"/>
        <w:numPr>
          <w:ilvl w:val="0"/>
          <w:numId w:val="3"/>
        </w:numPr>
        <w:pBdr/>
        <w:spacing/>
        <w:ind/>
        <w:rPr/>
      </w:pPr>
      <w:r>
        <w:t xml:space="preserve">Pour chaque type : tableau des éléments avec actions Ajouter, Modifier, Désactiver.</w:t>
      </w:r>
      <w:r/>
    </w:p>
    <w:p>
      <w:pPr>
        <w:pStyle w:val="935"/>
        <w:numPr>
          <w:ilvl w:val="0"/>
          <w:numId w:val="3"/>
        </w:numPr>
        <w:pBdr/>
        <w:spacing/>
        <w:ind/>
        <w:rPr/>
      </w:pPr>
      <w:r>
        <w:t xml:space="preserve">Formulaire de création / modification inline ou en modal.</w:t>
      </w:r>
      <w:r/>
    </w:p>
    <w:p>
      <w:pPr>
        <w:pStyle w:val="935"/>
        <w:numPr>
          <w:ilvl w:val="0"/>
          <w:numId w:val="3"/>
        </w:numPr>
        <w:pBdr/>
        <w:spacing/>
        <w:ind/>
        <w:rPr/>
      </w:pPr>
      <w:r>
        <w:t xml:space="preserve">Historique des modifications (audit).</w:t>
      </w:r>
      <w:r/>
    </w:p>
    <w:p>
      <w:pPr>
        <w:pStyle w:val="925"/>
        <w:numPr>
          <w:ilvl w:val="1"/>
          <w:numId w:val="2"/>
        </w:numPr>
        <w:pBdr/>
        <w:spacing/>
        <w:ind/>
        <w:rPr/>
      </w:pPr>
      <w:r/>
      <w:bookmarkStart w:id="117" w:name="_Toc229084436"/>
      <w:r/>
      <w:bookmarkStart w:id="1044372610" w:name="_Toc454885912"/>
      <w:r>
        <w:t xml:space="preserve">Écran 2 — Vue arbre organisationnel</w:t>
      </w:r>
      <w:bookmarkEnd w:id="117"/>
      <w:r/>
      <w:bookmarkEnd w:id="1044372610"/>
      <w:r/>
      <w:r/>
    </w:p>
    <w:p>
      <w:pPr>
        <w:pBdr/>
        <w:spacing w:after="120"/>
        <w:ind/>
        <w:rPr/>
      </w:pPr>
      <w:r>
        <w:rPr>
          <w:b/>
          <w:bCs/>
        </w:rPr>
        <w:t xml:space="preserve">Profils : </w:t>
      </w:r>
      <w:r>
        <w:t xml:space="preserve">DPB / Admin / Coordinateur.</w:t>
      </w:r>
      <w:r/>
    </w:p>
    <w:p>
      <w:pPr>
        <w:pBdr/>
        <w:spacing w:after="120"/>
        <w:ind/>
        <w:rPr/>
      </w:pPr>
      <w:r>
        <w:rPr>
          <w:b/>
          <w:bCs/>
        </w:rPr>
        <w:t xml:space="preserve">Accès : </w:t>
      </w:r>
      <w:r>
        <w:t xml:space="preserve">Administration → Organisation → Vue arbre.</w:t>
      </w:r>
      <w:r/>
    </w:p>
    <w:p>
      <w:pPr>
        <w:pStyle w:val="935"/>
        <w:numPr>
          <w:ilvl w:val="0"/>
          <w:numId w:val="3"/>
        </w:numPr>
        <w:pBdr/>
        <w:spacing/>
        <w:ind/>
        <w:rPr/>
      </w:pPr>
      <w:r>
        <w:t xml:space="preserve">Arbre interactif Ministère → Programme → Action → Activité → Service.</w:t>
      </w:r>
      <w:r/>
    </w:p>
    <w:p>
      <w:pPr>
        <w:pStyle w:val="935"/>
        <w:numPr>
          <w:ilvl w:val="0"/>
          <w:numId w:val="3"/>
        </w:numPr>
        <w:pBdr/>
        <w:spacing/>
        <w:ind/>
        <w:rPr/>
      </w:pPr>
      <w:r>
        <w:t xml:space="preserve">Chaque nœud cliquable (détail, modification).</w:t>
      </w:r>
      <w:r/>
    </w:p>
    <w:p>
      <w:pPr>
        <w:pStyle w:val="935"/>
        <w:numPr>
          <w:ilvl w:val="0"/>
          <w:numId w:val="3"/>
        </w:numPr>
        <w:pBdr/>
        <w:spacing/>
        <w:ind/>
        <w:rPr/>
      </w:pPr>
      <w:r>
        <w:t xml:space="preserve">Bouton Réorganiser (DPB uniquement).</w:t>
      </w:r>
      <w:r/>
    </w:p>
    <w:p>
      <w:pPr>
        <w:pStyle w:val="935"/>
        <w:numPr>
          <w:ilvl w:val="0"/>
          <w:numId w:val="3"/>
        </w:numPr>
        <w:pBdr/>
        <w:spacing/>
        <w:ind/>
        <w:rPr/>
      </w:pPr>
      <w:r>
        <w:t xml:space="preserve">Sélecteur de version d'arbre pour comparer les versions.</w:t>
      </w:r>
      <w:r/>
    </w:p>
    <w:p>
      <w:pPr>
        <w:pStyle w:val="925"/>
        <w:numPr>
          <w:ilvl w:val="1"/>
          <w:numId w:val="2"/>
        </w:numPr>
        <w:pBdr/>
        <w:spacing/>
        <w:ind/>
        <w:rPr/>
      </w:pPr>
      <w:r/>
      <w:bookmarkStart w:id="119" w:name="_Toc229084437"/>
      <w:r/>
      <w:bookmarkStart w:id="783816027" w:name="_Toc681827067"/>
      <w:r>
        <w:t xml:space="preserve">Écran 3 — Import de données de référence</w:t>
      </w:r>
      <w:bookmarkEnd w:id="119"/>
      <w:r/>
      <w:bookmarkEnd w:id="783816027"/>
      <w:r/>
      <w:r/>
    </w:p>
    <w:p>
      <w:pPr>
        <w:pBdr/>
        <w:spacing w:after="120"/>
        <w:ind/>
        <w:rPr/>
      </w:pPr>
      <w:r>
        <w:rPr>
          <w:b/>
          <w:bCs/>
        </w:rPr>
        <w:t xml:space="preserve">Profils : </w:t>
      </w:r>
      <w:r>
        <w:t xml:space="preserve">DPB / Admin.</w:t>
      </w:r>
      <w:r/>
    </w:p>
    <w:p>
      <w:pPr>
        <w:pBdr/>
        <w:spacing w:after="120"/>
        <w:ind/>
        <w:rPr/>
      </w:pPr>
      <w:r>
        <w:rPr>
          <w:b/>
          <w:bCs/>
        </w:rPr>
        <w:t xml:space="preserve">Accès : </w:t>
      </w:r>
      <w:r>
        <w:t xml:space="preserve">Administration → Import.</w:t>
      </w:r>
      <w:r/>
    </w:p>
    <w:p>
      <w:pPr>
        <w:pStyle w:val="935"/>
        <w:numPr>
          <w:ilvl w:val="0"/>
          <w:numId w:val="3"/>
        </w:numPr>
        <w:pBdr/>
        <w:spacing/>
        <w:ind/>
        <w:rPr/>
      </w:pPr>
      <w:r>
        <w:t xml:space="preserve">Sélecteur de type de référentiel.</w:t>
      </w:r>
      <w:r/>
    </w:p>
    <w:p>
      <w:pPr>
        <w:pStyle w:val="935"/>
        <w:numPr>
          <w:ilvl w:val="0"/>
          <w:numId w:val="3"/>
        </w:numPr>
        <w:pBdr/>
        <w:spacing/>
        <w:ind/>
        <w:rPr/>
      </w:pPr>
      <w:r>
        <w:t xml:space="preserve">Zone de dépose de fichier CSV / XLSX.</w:t>
      </w:r>
      <w:r/>
    </w:p>
    <w:p>
      <w:pPr>
        <w:pStyle w:val="935"/>
        <w:numPr>
          <w:ilvl w:val="0"/>
          <w:numId w:val="3"/>
        </w:numPr>
        <w:pBdr/>
        <w:spacing/>
        <w:ind/>
        <w:rPr/>
      </w:pPr>
      <w:r>
        <w:t xml:space="preserve">Rapport de prévisualisation avant import (lignes, erreurs).</w:t>
      </w:r>
      <w:r/>
    </w:p>
    <w:p>
      <w:pPr>
        <w:pStyle w:val="935"/>
        <w:numPr>
          <w:ilvl w:val="0"/>
          <w:numId w:val="3"/>
        </w:numPr>
        <w:pBdr/>
        <w:spacing/>
        <w:ind/>
        <w:rPr/>
      </w:pPr>
      <w:r>
        <w:t xml:space="preserve">Bouton Valider l'import.</w:t>
      </w:r>
      <w:r/>
    </w:p>
    <w:p>
      <w:pPr>
        <w:pStyle w:val="935"/>
        <w:numPr>
          <w:ilvl w:val="0"/>
          <w:numId w:val="3"/>
        </w:numPr>
        <w:pBdr/>
        <w:spacing/>
        <w:ind/>
        <w:rPr/>
      </w:pPr>
      <w:r>
        <w:t xml:space="preserve">Rapport post-import (créés, mis à jour, erreurs).</w:t>
      </w:r>
      <w:r/>
    </w:p>
    <w:p>
      <w:pPr>
        <w:pStyle w:val="925"/>
        <w:numPr>
          <w:ilvl w:val="1"/>
          <w:numId w:val="2"/>
        </w:numPr>
        <w:pBdr/>
        <w:spacing/>
        <w:ind/>
        <w:rPr/>
      </w:pPr>
      <w:r/>
      <w:bookmarkStart w:id="121" w:name="_Toc229084438"/>
      <w:r/>
      <w:bookmarkStart w:id="250390056" w:name="_Toc2009099235"/>
      <w:r>
        <w:t xml:space="preserve">Écran 4 — Gestion des réorganisations</w:t>
      </w:r>
      <w:bookmarkEnd w:id="121"/>
      <w:r/>
      <w:bookmarkEnd w:id="250390056"/>
      <w:r/>
      <w:r/>
    </w:p>
    <w:p>
      <w:pPr>
        <w:pBdr/>
        <w:spacing w:after="120"/>
        <w:ind/>
        <w:rPr/>
      </w:pPr>
      <w:r>
        <w:rPr>
          <w:b/>
          <w:bCs/>
        </w:rPr>
        <w:t xml:space="preserve">Profils : </w:t>
      </w:r>
      <w:r>
        <w:t xml:space="preserve">DPB / Admin.</w:t>
      </w:r>
      <w:r/>
    </w:p>
    <w:p>
      <w:pPr>
        <w:pBdr/>
        <w:spacing w:after="120"/>
        <w:ind/>
        <w:rPr/>
      </w:pPr>
      <w:r>
        <w:rPr>
          <w:b/>
          <w:bCs/>
        </w:rPr>
        <w:t xml:space="preserve">Accès : </w:t>
      </w:r>
      <w:r>
        <w:t xml:space="preserve">Administration → Organisation → Réorganiser.</w:t>
      </w:r>
      <w:r/>
    </w:p>
    <w:p>
      <w:pPr>
        <w:pStyle w:val="935"/>
        <w:numPr>
          <w:ilvl w:val="0"/>
          <w:numId w:val="3"/>
        </w:numPr>
        <w:pBdr/>
        <w:spacing/>
        <w:ind/>
        <w:rPr/>
      </w:pPr>
      <w:r>
        <w:t xml:space="preserve">Sélecteur d'opération (fusion / fission / déplacement).</w:t>
      </w:r>
      <w:r/>
    </w:p>
    <w:p>
      <w:pPr>
        <w:pStyle w:val="935"/>
        <w:numPr>
          <w:ilvl w:val="0"/>
          <w:numId w:val="3"/>
        </w:numPr>
        <w:pBdr/>
        <w:spacing/>
        <w:ind/>
        <w:rPr/>
      </w:pPr>
      <w:r>
        <w:t xml:space="preserve">Formulaire de configuration de la transformation (source → cible).</w:t>
      </w:r>
      <w:r/>
    </w:p>
    <w:p>
      <w:pPr>
        <w:pStyle w:val="935"/>
        <w:numPr>
          <w:ilvl w:val="0"/>
          <w:numId w:val="3"/>
        </w:numPr>
        <w:pBdr/>
        <w:spacing/>
        <w:ind/>
        <w:rPr/>
      </w:pPr>
      <w:r>
        <w:t xml:space="preserve">Prévisualisation de l'impact (entités affectées, crédits concernés).</w:t>
      </w:r>
      <w:r/>
    </w:p>
    <w:p>
      <w:pPr>
        <w:pStyle w:val="935"/>
        <w:numPr>
          <w:ilvl w:val="0"/>
          <w:numId w:val="3"/>
        </w:numPr>
        <w:pBdr/>
        <w:spacing/>
        <w:ind/>
        <w:rPr/>
      </w:pPr>
      <w:r>
        <w:t xml:space="preserve">Bouton Valider la réorganisation.</w:t>
      </w:r>
      <w:r/>
    </w:p>
    <w:p>
      <w:pPr>
        <w:pStyle w:val="924"/>
        <w:numPr>
          <w:ilvl w:val="0"/>
          <w:numId w:val="2"/>
        </w:numPr>
        <w:pBdr/>
        <w:spacing/>
        <w:ind/>
        <w:rPr/>
      </w:pPr>
      <w:r>
        <w:t xml:space="preserve"> </w:t>
      </w:r>
      <w:bookmarkStart w:id="123" w:name="_Toc229084444"/>
      <w:r/>
      <w:bookmarkStart w:id="779089824" w:name="_Toc756222231"/>
      <w:r>
        <w:t xml:space="preserve">Migration depuis SIGIF</w:t>
      </w:r>
      <w:bookmarkEnd w:id="123"/>
      <w:r/>
      <w:bookmarkEnd w:id="779089824"/>
      <w:r/>
      <w:r/>
    </w:p>
    <w:p>
      <w:pPr>
        <w:pStyle w:val="925"/>
        <w:numPr>
          <w:ilvl w:val="1"/>
          <w:numId w:val="2"/>
        </w:numPr>
        <w:pBdr/>
        <w:spacing/>
        <w:ind/>
        <w:rPr/>
      </w:pPr>
      <w:r/>
      <w:bookmarkStart w:id="125" w:name="_Toc229084445"/>
      <w:r/>
      <w:bookmarkStart w:id="220199797" w:name="_Toc312803749"/>
      <w:r>
        <w:t xml:space="preserve">Distinction P1 / P2</w:t>
      </w:r>
      <w:bookmarkEnd w:id="125"/>
      <w:r/>
      <w:bookmarkEnd w:id="220199797"/>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9"/>
        <w:gridCol w:w="2409"/>
        <w:gridCol w:w="2409"/>
        <w:gridCol w:w="2411"/>
      </w:tblGrid>
      <w:tr>
        <w:trPr>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b/>
                <w:bCs/>
                <w:color w:val="ffffff"/>
                <w:sz w:val="18"/>
                <w:szCs w:val="18"/>
              </w:rPr>
              <w:t xml:space="preserve">Environnement</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b/>
                <w:bCs/>
                <w:color w:val="ffffff"/>
                <w:sz w:val="18"/>
                <w:szCs w:val="18"/>
              </w:rPr>
              <w:t xml:space="preserve">Rôle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b/>
                <w:bCs/>
                <w:color w:val="ffffff"/>
                <w:sz w:val="18"/>
                <w:szCs w:val="18"/>
              </w:rPr>
              <w:t xml:space="preserve">Source des données</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b/>
                <w:bCs/>
                <w:color w:val="ffffff"/>
                <w:sz w:val="18"/>
                <w:szCs w:val="18"/>
              </w:rPr>
              <w:t xml:space="preserve">Mode de gestion CRUD</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P2 — Centre financier</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Gestion budgétaire et financière (existant SAP)</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Zone d'échanges SAP</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sz w:val="18"/>
                <w:szCs w:val="18"/>
              </w:rPr>
              <w:t xml:space="preserve">Mises à jour côté P2 ; lecture seule en P1</w:t>
            </w: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P1 — Domaine fonctionnel</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t xml:space="preserve">Élaboration budgétaire (DPPD, PAP, LFI…)</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09" w:type="dxa"/>
            <w:textDirection w:val="lrTb"/>
            <w:noWrap w:val="false"/>
          </w:tcPr>
          <w:p>
            <w:pPr>
              <w:pBdr/>
              <w:spacing w:line="240" w:lineRule="auto"/>
              <w:ind/>
              <w:jc w:val="left"/>
              <w:rPr/>
            </w:pPr>
            <w:r>
              <w:rPr>
                <w:sz w:val="18"/>
                <w:szCs w:val="18"/>
              </w:rPr>
            </w:r>
            <w:commentRangeStart w:id="11"/>
            <w:r>
              <w:rPr>
                <w:sz w:val="18"/>
                <w:szCs w:val="18"/>
              </w:rPr>
              <w:t xml:space="preserve">Administration manuelle dans BPC</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411" w:type="dxa"/>
            <w:textDirection w:val="lrTb"/>
            <w:noWrap w:val="false"/>
          </w:tcPr>
          <w:p>
            <w:pPr>
              <w:pBdr/>
              <w:spacing w:line="240" w:lineRule="auto"/>
              <w:ind/>
              <w:jc w:val="left"/>
              <w:rPr/>
            </w:pPr>
            <w:r>
              <w:rPr>
                <w:sz w:val="18"/>
                <w:szCs w:val="18"/>
              </w:rPr>
              <w:t xml:space="preserve">CRUD complet en P1</w:t>
            </w:r>
            <w:commentRangeEnd w:id="11"/>
            <w:r>
              <w:commentReference w:id="11"/>
            </w:r>
            <w:r/>
            <w:r/>
          </w:p>
        </w:tc>
      </w:tr>
    </w:tbl>
    <w:p>
      <w:pPr>
        <w:pBdr/>
        <w:spacing w:after="120"/>
        <w:ind/>
        <w:rPr/>
      </w:pPr>
      <w:r>
        <w:rPr>
          <w:b/>
          <w:bCs/>
        </w:rPr>
        <w:t xml:space="preserve">Marquage technique : </w:t>
      </w:r>
      <w:r>
        <w:t xml:space="preserve">la colonne id_externe de Organisation distingue les organisations P2 (id_externe ≠ null) des organisations P1 (id_externe = null, par exemple les équipes de saisie locales).</w:t>
      </w:r>
      <w:r/>
    </w:p>
    <w:p>
      <w:pPr>
        <w:pStyle w:val="925"/>
        <w:numPr>
          <w:ilvl w:val="1"/>
          <w:numId w:val="2"/>
        </w:numPr>
        <w:pBdr/>
        <w:spacing/>
        <w:ind/>
        <w:rPr/>
      </w:pPr>
      <w:r/>
      <w:bookmarkStart w:id="127" w:name="_Toc229084447"/>
      <w:r/>
      <w:bookmarkStart w:id="422485928" w:name="_Toc2052860188"/>
      <w:r>
        <w:t xml:space="preserve">Considérations de chargement initial</w:t>
      </w:r>
      <w:bookmarkEnd w:id="127"/>
      <w:r/>
      <w:bookmarkEnd w:id="422485928"/>
      <w:r/>
      <w:r/>
    </w:p>
    <w:p>
      <w:pPr>
        <w:pBdr/>
        <w:spacing w:after="120"/>
        <w:ind/>
        <w:rPr/>
      </w:pPr>
      <w:r>
        <w:t xml:space="preserve">Lors de la migration depuis SIGIF, sept points d'attention doivent être traités.</w:t>
      </w:r>
      <w:r/>
    </w:p>
    <w:p>
      <w:pPr>
        <w:pStyle w:val="935"/>
        <w:numPr>
          <w:ilvl w:val="0"/>
          <w:numId w:val="3"/>
        </w:numPr>
        <w:pBdr/>
        <w:spacing/>
        <w:ind/>
        <w:rPr/>
      </w:pPr>
      <w:r>
        <w:rPr>
          <w:b/>
          <w:bCs/>
        </w:rPr>
        <w:t xml:space="preserve">Données obsolètes : </w:t>
      </w:r>
      <w:r>
        <w:t xml:space="preserve">programmes et organisations historiques conservés avec statut obsolète et date_fin renseignée plutôt que supprimés (préservation des données budgétaires antérieures).</w:t>
      </w:r>
      <w:r/>
    </w:p>
    <w:p>
      <w:pPr>
        <w:pStyle w:val="935"/>
        <w:numPr>
          <w:ilvl w:val="0"/>
          <w:numId w:val="3"/>
        </w:numPr>
        <w:pBdr/>
        <w:spacing/>
        <w:ind/>
        <w:rPr/>
      </w:pPr>
      <w:r>
        <w:rPr>
          <w:b/>
          <w:bCs/>
        </w:rPr>
        <w:t xml:space="preserve">Membre « 00 — Etat Bis » : </w:t>
      </w:r>
      <w:r>
        <w:t xml:space="preserve">à exclure du système.</w:t>
      </w:r>
      <w:r/>
    </w:p>
    <w:p>
      <w:pPr>
        <w:pStyle w:val="935"/>
        <w:numPr>
          <w:ilvl w:val="0"/>
          <w:numId w:val="3"/>
        </w:numPr>
        <w:pBdr/>
        <w:spacing/>
        <w:ind/>
        <w:rPr/>
      </w:pPr>
      <w:r>
        <w:rPr>
          <w:b/>
          <w:bCs/>
        </w:rPr>
        <w:t xml:space="preserve">Différenciation P1 / P2 : </w:t>
      </w:r>
      <w:r>
        <w:t xml:space="preserve">id_externe correctement valorisé à l'import pour distinguer P2 (avec id externe SAP) et P1 (créées localement).</w:t>
      </w:r>
      <w:r/>
    </w:p>
    <w:p>
      <w:pPr>
        <w:pStyle w:val="935"/>
        <w:numPr>
          <w:ilvl w:val="0"/>
          <w:numId w:val="3"/>
        </w:numPr>
        <w:pBdr/>
        <w:spacing/>
        <w:ind/>
        <w:rPr/>
      </w:pPr>
      <w:r>
        <w:rPr>
          <w:b/>
          <w:bCs/>
        </w:rPr>
      </w:r>
      <w:commentRangeStart w:id="12"/>
      <w:r>
        <w:rPr>
          <w:b/>
          <w:bCs/>
        </w:rPr>
        <w:t xml:space="preserve">Codes BPC </w:t>
      </w:r>
      <w:commentRangeEnd w:id="12"/>
      <w:r>
        <w:commentReference w:id="12"/>
      </w:r>
      <w:r>
        <w:rPr>
          <w:b/>
          <w:bCs/>
        </w:rPr>
        <w:t xml:space="preserve">: </w:t>
      </w:r>
      <w:r>
        <w:t xml:space="preserve">les codes BPC utilisent des préfixes (P_, RP_, D_, R_, REGION_…). Les codes métier (sans préfixe) sont conservés dans le champ code pour la correspondance fonctionnelle.</w:t>
      </w:r>
      <w:r/>
    </w:p>
    <w:p>
      <w:pPr>
        <w:pStyle w:val="924"/>
        <w:numPr>
          <w:ilvl w:val="0"/>
          <w:numId w:val="2"/>
        </w:numPr>
        <w:pBdr/>
        <w:spacing/>
        <w:ind/>
        <w:rPr/>
      </w:pPr>
      <w:r>
        <w:t xml:space="preserve"> </w:t>
      </w:r>
      <w:bookmarkStart w:id="129" w:name="_Toc229084450"/>
      <w:r/>
      <w:bookmarkStart w:id="918834574" w:name="_Toc81613077"/>
      <w:r>
        <w:t xml:space="preserve">Questions</w:t>
      </w:r>
      <w:r>
        <w:t xml:space="preserve"> ouvertes (fonctionnelles)</w:t>
      </w:r>
      <w:bookmarkEnd w:id="129"/>
      <w:r/>
      <w:bookmarkEnd w:id="918834574"/>
      <w:r/>
      <w:r/>
    </w:p>
    <w:p>
      <w:pPr>
        <w:pStyle w:val="925"/>
        <w:numPr>
          <w:ilvl w:val="1"/>
          <w:numId w:val="2"/>
        </w:numPr>
        <w:pBdr/>
        <w:spacing/>
        <w:ind/>
        <w:rPr/>
      </w:pPr>
      <w:r/>
      <w:bookmarkStart w:id="131" w:name="_Toc229084451"/>
      <w:r/>
      <w:bookmarkStart w:id="471418096" w:name="_Toc1504857233"/>
      <w:r>
        <w:t xml:space="preserve">Périmètre fonctionnel et MVP</w:t>
      </w:r>
      <w:bookmarkEnd w:id="131"/>
      <w:r/>
      <w:bookmarkEnd w:id="471418096"/>
      <w:r/>
      <w:r/>
    </w:p>
    <w:tbl>
      <w:tblPr>
        <w:tblW w:w="95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41"/>
        <w:gridCol w:w="5712"/>
        <w:gridCol w:w="2744"/>
      </w:tblGrid>
      <w:tr>
        <w:trPr>
          <w:trHeight w:val="222"/>
          <w:tblHeader/>
        </w:trPr>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b/>
                <w:bCs/>
                <w:color w:val="ffffff"/>
                <w:sz w:val="18"/>
                <w:szCs w:val="18"/>
              </w:rPr>
              <w:t xml:space="preserve">#</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b/>
                <w:bCs/>
                <w:color w:val="ffffff"/>
                <w:sz w:val="18"/>
                <w:szCs w:val="18"/>
              </w:rPr>
              <w:t xml:space="preserve">Question</w:t>
            </w:r>
            <w:r/>
          </w:p>
        </w:tc>
        <w:tc>
          <w:tcPr>
            <w:shd w:val="clear" w:color="auto" w:fill="2962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pPr>
            <w:r>
              <w:rPr>
                <w:b/>
                <w:bCs/>
                <w:color w:val="ffffff"/>
                <w:sz w:val="18"/>
                <w:szCs w:val="18"/>
              </w:rPr>
              <w:t xml:space="preserve">Réponse</w:t>
            </w:r>
            <w:r/>
          </w:p>
        </w:tc>
      </w:tr>
      <w:tr>
        <w:trPr>
          <w:trHeight w:val="668"/>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sz w:val="18"/>
                <w:szCs w:val="18"/>
              </w:rPr>
              <w:t xml:space="preserve">ATL-01</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sz w:val="18"/>
                <w:szCs w:val="18"/>
              </w:rPr>
              <w:t xml:space="preserve">Organisation — type_autre_admin : typologie attendue des « autres administrations publiques » (établissement public, agence, autorité indépendante…) ?</w:t>
            </w:r>
            <w:r/>
          </w:p>
        </w:tc>
        <w:tc>
          <w:tcPr>
            <w:shd w:val="clear" w:color="auto" w:fill="ffeedd"/>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sz w:val="18"/>
                <w:szCs w:val="18"/>
                <w:highlight w:val="none"/>
              </w:rPr>
            </w:pPr>
            <w:r>
              <w:rPr>
                <w:sz w:val="18"/>
                <w:szCs w:val="18"/>
              </w:rPr>
              <w:t xml:space="preserve">Le métier reviendra avec la liste de valeurs.</w:t>
            </w:r>
            <w:r>
              <w:rPr>
                <w:sz w:val="18"/>
                <w:szCs w:val="18"/>
                <w:highlight w:val="none"/>
              </w:rPr>
            </w:r>
            <w:r>
              <w:rPr>
                <w:sz w:val="18"/>
                <w:szCs w:val="18"/>
                <w:highlight w:val="none"/>
              </w:rPr>
            </w:r>
          </w:p>
          <w:p>
            <w:pPr>
              <w:pBdr/>
              <w:spacing w:line="240" w:lineRule="auto"/>
              <w:ind/>
              <w:jc w:val="left"/>
              <w:rPr>
                <w:color w:val="0070c0"/>
                <w:rPrChange w:id="197" w:author="Khady Bâ" w:date="2026-05-26T10:15:41Z" oouserid="kba">
                  <w:rPr>
                    <w:sz w:val="18"/>
                    <w:szCs w:val="18"/>
                    <w:highlight w:val="none"/>
                  </w:rPr>
                </w:rPrChange>
              </w:rPr>
            </w:pPr>
            <w:r>
              <w:rPr>
                <w:color w:val="0070c0"/>
                <w:sz w:val="18"/>
                <w:szCs w:val="18"/>
                <w:highlight w:val="none"/>
                <w:rPrChange w:id="198" w:author="Khady Bâ" w:date="2026-05-26T10:15:05Z" oouserid="kba">
                  <w:rPr>
                    <w:sz w:val="18"/>
                    <w:szCs w:val="18"/>
                    <w:highlight w:val="none"/>
                  </w:rPr>
                </w:rPrChange>
              </w:rPr>
            </w:r>
            <w:ins w:id="199" w:author="Khady Bâ" w:date="2026-05-26T10:15:44Z" oouserid="kba">
              <w:r>
                <w:rPr>
                  <w:color w:val="0070c0"/>
                  <w:sz w:val="18"/>
                  <w:szCs w:val="18"/>
                  <w:highlight w:val="none"/>
                  <w:rPrChange w:id="200" w:author="Khady Bâ" w:date="2026-05-26T10:15:05Z" oouserid="kba">
                    <w:rPr>
                      <w:sz w:val="18"/>
                      <w:szCs w:val="18"/>
                      <w:highlight w:val="none"/>
                    </w:rPr>
                  </w:rPrChange>
                </w:rPr>
                <w:t xml:space="preserve">Etablissement Public, Agence, Fonds.</w:t>
              </w:r>
            </w:ins>
            <w:r>
              <w:rPr>
                <w:color w:val="0070c0"/>
                <w:rPrChange w:id="201" w:author="Khady Bâ" w:date="2026-05-26T10:15:41Z" oouserid="kba">
                  <w:rPr>
                    <w:sz w:val="18"/>
                    <w:szCs w:val="18"/>
                    <w:highlight w:val="none"/>
                  </w:rPr>
                </w:rPrChange>
              </w:rPr>
            </w:r>
            <w:r>
              <w:rPr>
                <w:color w:val="0070c0"/>
                <w:rPrChange w:id="202" w:author="Khady Bâ" w:date="2026-05-26T10:15:41Z" oouserid="kba">
                  <w:rPr>
                    <w:sz w:val="18"/>
                    <w:szCs w:val="18"/>
                    <w:highlight w:val="none"/>
                  </w:rPr>
                </w:rPrChange>
              </w:rPr>
            </w:r>
          </w:p>
        </w:tc>
      </w:tr>
      <w:tr>
        <w:trPr>
          <w:trHeight w:val="891"/>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sz w:val="18"/>
                <w:szCs w:val="18"/>
              </w:rPr>
              <w:t xml:space="preserve">ATL-0</w:t>
            </w:r>
            <w:r>
              <w:rPr>
                <w:sz w:val="18"/>
                <w:szCs w:val="18"/>
              </w:rPr>
              <w:t xml:space="preserve">2</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sz w:val="18"/>
                <w:szCs w:val="18"/>
              </w:rPr>
              <w:t xml:space="preserve">Organisation — conserver la modification locale P1 au lancement et prévoir une synchronisation P1 ↔ P2 anti-doublons : décision atelier à formaliser dans le contrat de sync.</w:t>
            </w:r>
            <w:r/>
          </w:p>
        </w:tc>
        <w:tc>
          <w:tcPr>
            <w:shd w:val="clear" w:color="auto" w:fill="ffeedd"/>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pPr>
            <w:r>
              <w:rPr>
                <w:sz w:val="18"/>
                <w:szCs w:val="18"/>
              </w:rPr>
              <w:t xml:space="preserve">Principe acté. Détail technique à arrêter.</w:t>
            </w:r>
            <w:r/>
          </w:p>
        </w:tc>
      </w:tr>
      <w:tr>
        <w:trPr>
          <w:trHeight w:val="891"/>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sz w:val="18"/>
                <w:szCs w:val="18"/>
              </w:rPr>
              <w:t xml:space="preserve">ATL-0</w:t>
            </w:r>
            <w:r>
              <w:rPr>
                <w:sz w:val="18"/>
                <w:szCs w:val="18"/>
              </w:rPr>
              <w:t xml:space="preserve">3</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sz w:val="18"/>
                <w:szCs w:val="18"/>
              </w:rPr>
              <w:t xml:space="preserve">Programme — quel était l'intérêt fonctionnel historique des colonnes BIS dans le SIGIF ? Uniquement contrainte BPC, ou besoin métier persistant à conserver autrement ? (lié à PO-REF-11)</w:t>
            </w:r>
            <w:r/>
          </w:p>
        </w:tc>
        <w:tc>
          <w:tcPr>
            <w:shd w:val="clear" w:color="auto" w:fill="ffeedd"/>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ins w:id="203" w:author="Khady Bâ" w:date="2026-05-26T10:20:42Z" oouserid="kba"/>
                <w:sz w:val="18"/>
                <w:szCs w:val="18"/>
                <w:highlight w:val="none"/>
              </w:rPr>
            </w:pPr>
            <w:r>
              <w:rPr>
                <w:sz w:val="18"/>
                <w:szCs w:val="18"/>
              </w:rPr>
              <w:t xml:space="preserve">Investigation à mener par le métier.</w:t>
            </w:r>
            <w:ins w:id="204" w:author="Khady Bâ" w:date="2026-05-26T10:20:42Z" oouserid="kba">
              <w:r>
                <w:rPr>
                  <w:sz w:val="18"/>
                  <w:szCs w:val="18"/>
                  <w:highlight w:val="none"/>
                </w:rPr>
              </w:r>
            </w:ins>
            <w:ins w:id="205" w:author="Khady Bâ" w:date="2026-05-26T10:20:42Z" oouserid="kba">
              <w:r>
                <w:rPr>
                  <w:sz w:val="18"/>
                  <w:szCs w:val="18"/>
                  <w:highlight w:val="none"/>
                </w:rPr>
              </w:r>
            </w:ins>
          </w:p>
          <w:p>
            <w:pPr>
              <w:pBdr/>
              <w:spacing w:line="240" w:lineRule="auto"/>
              <w:ind/>
              <w:jc w:val="left"/>
              <w:rPr>
                <w:ins w:id="207" w:author="Khady Bâ" w:date="2026-05-26T10:39:07Z" oouserid="kba"/>
                <w:b w:val="0"/>
                <w:bCs w:val="0"/>
                <w:color w:val="0070c0"/>
                <w:sz w:val="16"/>
                <w:szCs w:val="16"/>
                <w:highlight w:val="none"/>
                <w:rPrChange w:id="206" w:author="Khady Bâ" w:date="2026-05-26T10:39:27Z" oouserid="kba">
                  <w:rPr>
                    <w:sz w:val="18"/>
                    <w:szCs w:val="18"/>
                    <w:highlight w:val="none"/>
                  </w:rPr>
                </w:rPrChange>
              </w:rPr>
            </w:pPr>
            <w:ins w:id="208" w:author="Khady Bâ" w:date="2026-05-26T10:20:48Z" oouserid="kba">
              <w:r>
                <w:rPr>
                  <w:b w:val="0"/>
                  <w:bCs w:val="0"/>
                  <w:color w:val="0070c0"/>
                  <w:sz w:val="16"/>
                  <w:szCs w:val="16"/>
                  <w:highlight w:val="none"/>
                  <w:rPrChange w:id="209" w:author="Khady Bâ" w:date="2026-05-26T10:39:27Z" oouserid="kba">
                    <w:rPr>
                      <w:sz w:val="18"/>
                      <w:szCs w:val="18"/>
                      <w:highlight w:val="none"/>
                    </w:rPr>
                  </w:rPrChange>
                </w:rPr>
                <w:t xml:space="preserve">Unique contrainte BPC</w:t>
              </w:r>
            </w:ins>
            <w:ins w:id="210" w:author="Khady Bâ" w:date="2026-05-26T10:39:07Z" oouserid="kba">
              <w:r>
                <w:rPr>
                  <w:b w:val="0"/>
                  <w:bCs w:val="0"/>
                  <w:color w:val="0070c0"/>
                  <w:sz w:val="16"/>
                  <w:szCs w:val="16"/>
                  <w:highlight w:val="none"/>
                  <w:rPrChange w:id="211" w:author="Khady Bâ" w:date="2026-05-26T10:39:27Z" oouserid="kba">
                    <w:rPr>
                      <w:sz w:val="18"/>
                      <w:szCs w:val="18"/>
                      <w:highlight w:val="none"/>
                    </w:rPr>
                  </w:rPrChange>
                </w:rPr>
              </w:r>
            </w:ins>
            <w:ins w:id="212" w:author="Khady Bâ" w:date="2026-05-26T10:39:07Z" oouserid="kba">
              <w:r>
                <w:rPr>
                  <w:b w:val="0"/>
                  <w:bCs w:val="0"/>
                  <w:color w:val="0070c0"/>
                  <w:sz w:val="16"/>
                  <w:szCs w:val="16"/>
                  <w:highlight w:val="none"/>
                  <w:rPrChange w:id="213" w:author="Khady Bâ" w:date="2026-05-26T10:39:27Z" oouserid="kba">
                    <w:rPr>
                      <w:sz w:val="18"/>
                      <w:szCs w:val="18"/>
                      <w:highlight w:val="none"/>
                    </w:rPr>
                  </w:rPrChange>
                </w:rPr>
              </w:r>
            </w:ins>
          </w:p>
          <w:p>
            <w:pPr>
              <w:pBdr>
                <w:top w:val="none" w:color="000000" w:sz="4" w:space="0"/>
                <w:left w:val="none" w:color="000000" w:sz="4" w:space="0"/>
                <w:bottom w:val="none" w:color="000000" w:sz="4" w:space="0"/>
                <w:right w:val="none" w:color="000000" w:sz="4" w:space="0"/>
              </w:pBdr>
              <w:spacing w:after="0" w:before="0" w:line="257" w:lineRule="auto"/>
              <w:ind w:firstLine="0" w:left="0"/>
              <w:rPr>
                <w:ins w:id="214" w:author="Khady Bâ" w:date="2026-05-26T10:39:10Z" oouserid="kba"/>
                <w:rFonts w:ascii="Calibri" w:hAnsi="Calibri" w:eastAsia="Calibri" w:cs="Calibri"/>
                <w:sz w:val="16"/>
                <w:szCs w:val="16"/>
              </w:rPr>
            </w:pPr>
            <w:ins w:id="215" w:author="Khady Bâ" w:date="2026-05-26T10:39:08Z" oouserid="kba">
              <w:r>
                <w:rPr>
                  <w:rFonts w:ascii="Calibri" w:hAnsi="Calibri" w:eastAsia="Calibri" w:cs="Calibri"/>
                  <w:color w:val="000000"/>
                  <w:sz w:val="16"/>
                  <w:szCs w:val="16"/>
                  <w:highlight w:val="none"/>
                </w:rPr>
                <w:t xml:space="preserve">CF Doucment de paramétrage du P1</w:t>
              </w:r>
            </w:ins>
            <w:ins w:id="216" w:author="Khady Bâ" w:date="2026-05-26T10:39:10Z" oouserid="kba">
              <w:r>
                <w:rPr>
                  <w:rFonts w:ascii="Calibri" w:hAnsi="Calibri" w:eastAsia="Calibri" w:cs="Calibri"/>
                  <w:sz w:val="16"/>
                  <w:szCs w:val="16"/>
                </w:rPr>
              </w:r>
            </w:ins>
            <w:ins w:id="217" w:author="Khady Bâ" w:date="2026-05-26T10:39:10Z" oouserid="kba">
              <w:r>
                <w:rPr>
                  <w:rFonts w:ascii="Calibri" w:hAnsi="Calibri" w:eastAsia="Calibri" w:cs="Calibri"/>
                  <w:sz w:val="16"/>
                  <w:szCs w:val="16"/>
                </w:rPr>
              </w:r>
            </w:ins>
          </w:p>
        </w:tc>
      </w:tr>
      <w:tr>
        <w:trPr>
          <w:trHeight w:val="891"/>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sz w:val="18"/>
                <w:szCs w:val="18"/>
              </w:rPr>
              <w:t xml:space="preserve">ATL-0</w:t>
            </w:r>
            <w:r>
              <w:rPr>
                <w:sz w:val="18"/>
                <w:szCs w:val="18"/>
              </w:rPr>
              <w:t xml:space="preserve">4</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sz w:val="18"/>
                <w:szCs w:val="18"/>
              </w:rPr>
              <w:t xml:space="preserve">Localisation — comment cette dimension est-elle gérée côté P2 (structure, codification, mise à jour) ? Toute divergence avec P1 doit être identifiée avant figeage du modèle.</w:t>
            </w:r>
            <w:r/>
          </w:p>
        </w:tc>
        <w:tc>
          <w:tcPr>
            <w:shd w:val="clear" w:color="auto" w:fill="ffeedd"/>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pPr>
            <w:r>
              <w:rPr>
                <w:sz w:val="18"/>
                <w:szCs w:val="18"/>
              </w:rPr>
              <w:t xml:space="preserve">Le métier doit revenir.</w:t>
            </w:r>
            <w:r/>
          </w:p>
          <w:p>
            <w:pPr>
              <w:pBdr/>
              <w:spacing w:line="240" w:lineRule="auto"/>
              <w:ind/>
              <w:jc w:val="left"/>
              <w:rPr>
                <w:ins w:id="218" w:author="Khady Bâ" w:date="2026-05-26T10:27:26Z" oouserid="kba"/>
                <w:highlight w:val="none"/>
              </w:rPr>
            </w:pPr>
            <w:r>
              <w:rPr>
                <w:sz w:val="18"/>
                <w:szCs w:val="18"/>
              </w:rPr>
            </w:r>
            <w:ins w:id="219" w:author="Khady Bâ" w:date="2026-05-26T10:27:18Z" oouserid="kba">
              <w:r>
                <mc:AlternateContent>
                  <mc:Choice Requires="wpg">
                    <w:drawing>
                      <wp:inline xmlns:wp="http://schemas.openxmlformats.org/drawingml/2006/wordprocessingDrawing" distT="0" distB="0" distL="0" distR="0">
                        <wp:extent cx="342241" cy="22005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4421" name=""/>
                                <pic:cNvPicPr>
                                  <a:picLocks noChangeAspect="1"/>
                                </pic:cNvPicPr>
                                <pic:nvPr/>
                              </pic:nvPicPr>
                              <pic:blipFill>
                                <a:blip r:embed="rId21"/>
                                <a:stretch/>
                              </pic:blipFill>
                              <pic:spPr bwMode="auto">
                                <a:xfrm flipH="0" flipV="0">
                                  <a:off x="0" y="0"/>
                                  <a:ext cx="342240" cy="2200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6.95pt;height:17.33pt;mso-wrap-distance-left:0.00pt;mso-wrap-distance-top:0.00pt;mso-wrap-distance-right:0.00pt;mso-wrap-distance-bottom:0.00pt;z-index:1;" stroked="false">
                        <v:imagedata r:id="rId21" o:title=""/>
                        <o:lock v:ext="edit" rotation="t"/>
                      </v:shape>
                    </w:pict>
                  </mc:Fallback>
                </mc:AlternateContent>
              </w:r>
            </w:ins>
            <w:ins w:id="220" w:author="Khady Bâ" w:date="2026-05-26T10:27:26Z" oouserid="kba">
              <w:r>
                <w:rPr>
                  <w:highlight w:val="none"/>
                </w:rPr>
              </w:r>
            </w:ins>
            <w:ins w:id="221" w:author="Khady Bâ" w:date="2026-05-26T10:27:26Z" oouserid="kba">
              <w:r>
                <w:rPr>
                  <w:highlight w:val="none"/>
                </w:rPr>
              </w:r>
            </w:ins>
          </w:p>
          <w:p>
            <w:pPr>
              <w:pBdr/>
              <w:spacing w:line="240" w:lineRule="auto"/>
              <w:ind/>
              <w:jc w:val="left"/>
              <w:rPr>
                <w:ins w:id="223" w:author="Khady Bâ" w:date="2026-05-26T10:38:51Z" oouserid="kba"/>
                <w:rFonts w:ascii="Calibri" w:hAnsi="Calibri" w:eastAsia="Calibri" w:cs="Calibri"/>
                <w:color w:val="0070c0"/>
                <w:sz w:val="16"/>
                <w:szCs w:val="16"/>
                <w:highlight w:val="none"/>
                <w:rPrChange w:id="222" w:author="Khady Bâ" w:date="2026-05-26T10:28:42Z" oouserid="kba">
                  <w:rPr>
                    <w:highlight w:val="none"/>
                  </w:rPr>
                </w:rPrChange>
              </w:rPr>
            </w:pPr>
            <w:ins w:id="224" w:author="Khady Bâ" w:date="2026-05-26T10:28:29Z" oouserid="kba">
              <w:r>
                <w:rPr>
                  <w:color w:val="0070c0"/>
                  <w:sz w:val="16"/>
                  <w:szCs w:val="16"/>
                  <w:highlight w:val="none"/>
                  <w:rPrChange w:id="225" w:author="Khady Bâ" w:date="2026-05-26T10:28:42Z" oouserid="kba">
                    <w:rPr>
                      <w:highlight w:val="none"/>
                    </w:rPr>
                  </w:rPrChange>
                </w:rPr>
                <w:t xml:space="preserve">Cette dimension est spécifique au P1 pour les </w:t>
              </w:r>
            </w:ins>
            <w:ins w:id="226" w:author="Khady Bâ" w:date="2026-05-26T10:28:32Z" oouserid="kba">
              <w:r>
                <w:rPr>
                  <w:rFonts w:ascii="Calibri" w:hAnsi="Calibri" w:eastAsia="Calibri" w:cs="Calibri"/>
                  <w:color w:val="0070c0"/>
                  <w:sz w:val="16"/>
                  <w:szCs w:val="16"/>
                  <w:rPrChange w:id="227" w:author="Khady Bâ" w:date="2026-05-26T10:28:42Z" oouserid="kba">
                    <w:rPr>
                      <w:rFonts w:ascii="Calibri" w:hAnsi="Calibri" w:eastAsia="Calibri" w:cs="Calibri"/>
                      <w:color w:val="000000"/>
                      <w:sz w:val="20"/>
                    </w:rPr>
                  </w:rPrChange>
                </w:rPr>
                <w:t xml:space="preserve">1.1.2.3 Tableaux de source ANSD </w:t>
              </w:r>
            </w:ins>
            <w:ins w:id="228" w:author="Khady Bâ" w:date="2026-05-26T10:38:51Z" oouserid="kba">
              <w:r>
                <w:rPr>
                  <w:rFonts w:ascii="Calibri" w:hAnsi="Calibri" w:eastAsia="Calibri" w:cs="Calibri"/>
                  <w:color w:val="0070c0"/>
                  <w:sz w:val="16"/>
                  <w:szCs w:val="16"/>
                  <w:highlight w:val="none"/>
                  <w:rPrChange w:id="229" w:author="Khady Bâ" w:date="2026-05-26T10:28:42Z" oouserid="kba">
                    <w:rPr>
                      <w:highlight w:val="none"/>
                    </w:rPr>
                  </w:rPrChange>
                </w:rPr>
              </w:r>
            </w:ins>
            <w:ins w:id="230" w:author="Khady Bâ" w:date="2026-05-26T10:38:51Z" oouserid="kba">
              <w:r>
                <w:rPr>
                  <w:rFonts w:ascii="Calibri" w:hAnsi="Calibri" w:eastAsia="Calibri" w:cs="Calibri"/>
                  <w:color w:val="0070c0"/>
                  <w:sz w:val="16"/>
                  <w:szCs w:val="16"/>
                  <w:highlight w:val="none"/>
                  <w:rPrChange w:id="231" w:author="Khady Bâ" w:date="2026-05-26T10:28:42Z" oouserid="kba">
                    <w:rPr>
                      <w:highlight w:val="none"/>
                    </w:rPr>
                  </w:rPrChange>
                </w:rPr>
              </w:r>
            </w:ins>
          </w:p>
          <w:p>
            <w:pPr>
              <w:pBdr>
                <w:top w:val="none" w:color="000000" w:sz="4" w:space="0"/>
                <w:left w:val="none" w:color="000000" w:sz="4" w:space="0"/>
                <w:bottom w:val="none" w:color="000000" w:sz="4" w:space="0"/>
                <w:right w:val="none" w:color="000000" w:sz="4" w:space="0"/>
              </w:pBdr>
              <w:spacing w:after="0" w:before="0" w:line="257" w:lineRule="auto"/>
              <w:ind w:firstLine="0" w:left="0"/>
              <w:rPr>
                <w:ins w:id="232" w:author="Khady Bâ" w:date="2026-05-26T10:38:55Z" oouserid="kba"/>
                <w:rFonts w:ascii="Calibri" w:hAnsi="Calibri" w:eastAsia="Calibri" w:cs="Calibri"/>
                <w:sz w:val="16"/>
                <w:szCs w:val="16"/>
              </w:rPr>
            </w:pPr>
            <w:ins w:id="233" w:author="Khady Bâ" w:date="2026-05-26T10:38:52Z" oouserid="kba">
              <w:r>
                <w:rPr>
                  <w:rFonts w:ascii="Calibri" w:hAnsi="Calibri" w:eastAsia="Calibri" w:cs="Calibri"/>
                  <w:color w:val="000000"/>
                  <w:sz w:val="16"/>
                  <w:szCs w:val="16"/>
                  <w:highlight w:val="none"/>
                </w:rPr>
                <w:t xml:space="preserve">CF Doucment de paramétrage du P1</w:t>
              </w:r>
            </w:ins>
            <w:ins w:id="234" w:author="Khady Bâ" w:date="2026-05-26T10:38:55Z" oouserid="kba">
              <w:r>
                <w:rPr>
                  <w:rFonts w:ascii="Calibri" w:hAnsi="Calibri" w:eastAsia="Calibri" w:cs="Calibri"/>
                  <w:sz w:val="16"/>
                  <w:szCs w:val="16"/>
                </w:rPr>
              </w:r>
            </w:ins>
            <w:ins w:id="235" w:author="Khady Bâ" w:date="2026-05-26T10:38:55Z" oouserid="kba">
              <w:r>
                <w:rPr>
                  <w:rFonts w:ascii="Calibri" w:hAnsi="Calibri" w:eastAsia="Calibri" w:cs="Calibri"/>
                  <w:sz w:val="16"/>
                  <w:szCs w:val="16"/>
                </w:rPr>
              </w:r>
            </w:ins>
          </w:p>
        </w:tc>
      </w:tr>
      <w:tr>
        <w:trPr>
          <w:trHeight w:val="658"/>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sz w:val="18"/>
                <w:szCs w:val="18"/>
              </w:rPr>
              <w:t xml:space="preserve">ATL-0</w:t>
            </w:r>
            <w:r>
              <w:rPr>
                <w:sz w:val="18"/>
                <w:szCs w:val="18"/>
              </w:rPr>
              <w:t xml:space="preserve">5</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sz w:val="18"/>
                <w:szCs w:val="18"/>
              </w:rPr>
              <w:t xml:space="preserve">Phase — year_type (Texte, non obligatoire) : usage, valeurs autorisées, alimentation et consommation par les agrégations.</w:t>
            </w:r>
            <w:r/>
          </w:p>
        </w:tc>
        <w:tc>
          <w:tcPr>
            <w:shd w:val="clear" w:color="auto" w:fill="ffeedd"/>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ins w:id="236" w:author="Khady Bâ" w:date="2026-05-26T10:32:58Z" oouserid="kba"/>
                <w:sz w:val="18"/>
                <w:szCs w:val="18"/>
                <w:highlight w:val="none"/>
              </w:rPr>
            </w:pPr>
            <w:r>
              <w:rPr>
                <w:sz w:val="18"/>
                <w:szCs w:val="18"/>
              </w:rPr>
              <w:t xml:space="preserve">Le métier doit revenir.</w:t>
            </w:r>
            <w:ins w:id="237" w:author="Khady Bâ" w:date="2026-05-26T10:32:58Z" oouserid="kba">
              <w:r>
                <w:rPr>
                  <w:sz w:val="18"/>
                  <w:szCs w:val="18"/>
                  <w:highlight w:val="none"/>
                </w:rPr>
              </w:r>
            </w:ins>
            <w:ins w:id="238" w:author="Khady Bâ" w:date="2026-05-26T10:32:58Z" oouserid="kba">
              <w:r>
                <w:rPr>
                  <w:sz w:val="18"/>
                  <w:szCs w:val="18"/>
                  <w:highlight w:val="none"/>
                </w:rPr>
              </w:r>
            </w:ins>
          </w:p>
          <w:p>
            <w:pPr>
              <w:pBdr/>
              <w:spacing w:line="240" w:lineRule="auto"/>
              <w:ind/>
              <w:jc w:val="left"/>
              <w:rPr>
                <w:ins w:id="240" w:author="Khady Bâ" w:date="2026-05-26T10:38:40Z" oouserid="kba"/>
                <w:rFonts w:ascii="Calibri" w:hAnsi="Calibri" w:eastAsia="Calibri" w:cs="Calibri"/>
                <w:color w:val="000000"/>
                <w:sz w:val="16"/>
                <w:szCs w:val="16"/>
                <w:highlight w:val="none"/>
                <w:rPrChange w:id="239" w:author="Khady Bâ" w:date="2026-05-26T10:33:39Z" oouserid="kba">
                  <w:rPr>
                    <w:sz w:val="18"/>
                    <w:szCs w:val="18"/>
                    <w:highlight w:val="none"/>
                  </w:rPr>
                </w:rPrChange>
              </w:rPr>
            </w:pPr>
            <w:ins w:id="241" w:author="Khady Bâ" w:date="2026-05-26T10:33:46Z" oouserid="kba">
              <w:r>
                <w:rPr>
                  <w:b w:val="0"/>
                  <w:bCs w:val="0"/>
                  <w:sz w:val="16"/>
                  <w:szCs w:val="16"/>
                  <w:highlight w:val="none"/>
                  <w:rPrChange w:id="242" w:author="Khady Bâ" w:date="2026-05-26T10:33:52Z" oouserid="kba">
                    <w:rPr>
                      <w:sz w:val="18"/>
                      <w:szCs w:val="18"/>
                      <w:highlight w:val="none"/>
                    </w:rPr>
                  </w:rPrChange>
                </w:rPr>
                <w:t xml:space="preserve">La propriété YEAR est</w:t>
              </w:r>
            </w:ins>
            <w:ins w:id="243" w:author="Khady Bâ" w:date="2026-05-26T10:33:46Z" oouserid="kba">
              <w:r>
                <w:rPr>
                  <w:sz w:val="16"/>
                  <w:szCs w:val="16"/>
                  <w:highlight w:val="none"/>
                  <w:rPrChange w:id="244" w:author="Khady Bâ" w:date="2026-05-26T10:33:46Z" oouserid="kba">
                    <w:rPr>
                      <w:sz w:val="18"/>
                      <w:szCs w:val="18"/>
                      <w:highlight w:val="none"/>
                    </w:rPr>
                  </w:rPrChange>
                </w:rPr>
                <w:t xml:space="preserve"> </w:t>
              </w:r>
            </w:ins>
            <w:ins w:id="245" w:author="Khady Bâ" w:date="2026-05-26T10:34:30Z" oouserid="kba">
              <w:r>
                <w:rPr>
                  <w:rFonts w:ascii="Calibri" w:hAnsi="Calibri" w:eastAsia="Calibri" w:cs="Calibri"/>
                  <w:color w:val="000000"/>
                  <w:sz w:val="16"/>
                  <w:szCs w:val="16"/>
                  <w:rPrChange w:id="246" w:author="Khady Bâ" w:date="2026-05-26T10:33:39Z" oouserid="kba">
                    <w:rPr>
                      <w:rFonts w:ascii="Calibri" w:hAnsi="Calibri" w:eastAsia="Calibri" w:cs="Calibri"/>
                      <w:color w:val="000000"/>
                      <w:sz w:val="16"/>
                    </w:rPr>
                  </w:rPrChange>
                </w:rPr>
                <w:t xml:space="preserve">Utilisée pour de la présentation (onglet format de rapports / formulaires). Utilisation technique.</w:t>
              </w:r>
            </w:ins>
            <w:ins w:id="247" w:author="Khady Bâ" w:date="2026-05-26T10:38:40Z" oouserid="kba">
              <w:r>
                <w:rPr>
                  <w:rFonts w:ascii="Calibri" w:hAnsi="Calibri" w:eastAsia="Calibri" w:cs="Calibri"/>
                  <w:color w:val="000000"/>
                  <w:sz w:val="16"/>
                  <w:szCs w:val="16"/>
                  <w:highlight w:val="none"/>
                  <w:rPrChange w:id="248" w:author="Khady Bâ" w:date="2026-05-26T10:33:39Z" oouserid="kba">
                    <w:rPr>
                      <w:sz w:val="18"/>
                      <w:szCs w:val="18"/>
                      <w:highlight w:val="none"/>
                    </w:rPr>
                  </w:rPrChange>
                </w:rPr>
              </w:r>
            </w:ins>
            <w:ins w:id="249" w:author="Khady Bâ" w:date="2026-05-26T10:38:40Z" oouserid="kba">
              <w:r>
                <w:rPr>
                  <w:rFonts w:ascii="Calibri" w:hAnsi="Calibri" w:eastAsia="Calibri" w:cs="Calibri"/>
                  <w:color w:val="000000"/>
                  <w:sz w:val="16"/>
                  <w:szCs w:val="16"/>
                  <w:highlight w:val="none"/>
                  <w:rPrChange w:id="250" w:author="Khady Bâ" w:date="2026-05-26T10:33:39Z" oouserid="kba">
                    <w:rPr>
                      <w:sz w:val="18"/>
                      <w:szCs w:val="18"/>
                      <w:highlight w:val="none"/>
                    </w:rPr>
                  </w:rPrChange>
                </w:rPr>
              </w:r>
            </w:ins>
          </w:p>
          <w:p>
            <w:pPr>
              <w:pBdr>
                <w:top w:val="none" w:color="000000" w:sz="4" w:space="0"/>
                <w:left w:val="none" w:color="000000" w:sz="4" w:space="0"/>
                <w:bottom w:val="none" w:color="000000" w:sz="4" w:space="0"/>
                <w:right w:val="none" w:color="000000" w:sz="4" w:space="0"/>
              </w:pBdr>
              <w:spacing w:after="0" w:before="0" w:line="257" w:lineRule="auto"/>
              <w:ind w:firstLine="0" w:left="0"/>
              <w:rPr>
                <w:ins w:id="251" w:author="Khady Bâ" w:date="2026-05-26T10:38:44Z" oouserid="kba"/>
                <w:rFonts w:ascii="Calibri" w:hAnsi="Calibri" w:eastAsia="Calibri" w:cs="Calibri"/>
                <w:sz w:val="16"/>
                <w:szCs w:val="16"/>
              </w:rPr>
            </w:pPr>
            <w:ins w:id="252" w:author="Khady Bâ" w:date="2026-05-26T10:38:40Z" oouserid="kba">
              <w:r>
                <w:rPr>
                  <w:rFonts w:ascii="Calibri" w:hAnsi="Calibri" w:eastAsia="Calibri" w:cs="Calibri"/>
                  <w:color w:val="000000"/>
                  <w:sz w:val="16"/>
                  <w:szCs w:val="16"/>
                  <w:highlight w:val="none"/>
                </w:rPr>
                <w:t xml:space="preserve">CF Doucment de paramétrage du P1</w:t>
              </w:r>
            </w:ins>
            <w:ins w:id="253" w:author="Khady Bâ" w:date="2026-05-26T10:38:44Z" oouserid="kba">
              <w:r>
                <w:rPr>
                  <w:rFonts w:ascii="Calibri" w:hAnsi="Calibri" w:eastAsia="Calibri" w:cs="Calibri"/>
                  <w:sz w:val="16"/>
                  <w:szCs w:val="16"/>
                </w:rPr>
              </w:r>
            </w:ins>
            <w:ins w:id="254" w:author="Khady Bâ" w:date="2026-05-26T10:38:44Z" oouserid="kba">
              <w:r>
                <w:rPr>
                  <w:rFonts w:ascii="Calibri" w:hAnsi="Calibri" w:eastAsia="Calibri" w:cs="Calibri"/>
                  <w:sz w:val="16"/>
                  <w:szCs w:val="16"/>
                </w:rPr>
              </w:r>
            </w:ins>
          </w:p>
        </w:tc>
      </w:tr>
      <w:tr>
        <w:trPr>
          <w:trHeight w:val="668"/>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sz w:val="18"/>
                <w:szCs w:val="18"/>
              </w:rPr>
              <w:t xml:space="preserve">ATL-0</w:t>
            </w:r>
            <w:r>
              <w:rPr>
                <w:sz w:val="18"/>
                <w:szCs w:val="18"/>
              </w:rPr>
              <w:t xml:space="preserve">6</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sz w:val="18"/>
                <w:szCs w:val="18"/>
              </w:rPr>
              <w:t xml:space="preserve">Currency — confirmer l'intérêt : multi-devises réellement attendu</w:t>
            </w:r>
            <w:r>
              <w:rPr>
                <w:sz w:val="18"/>
                <w:szCs w:val="18"/>
              </w:rPr>
              <w:t xml:space="preserve"> </w:t>
            </w:r>
            <w:r>
              <w:rPr>
                <w:sz w:val="18"/>
                <w:szCs w:val="18"/>
              </w:rPr>
              <w:t xml:space="preserve">? Suppression possible</w:t>
            </w:r>
            <w:r>
              <w:rPr>
                <w:sz w:val="18"/>
                <w:szCs w:val="18"/>
              </w:rPr>
              <w:t xml:space="preserve"> ?</w:t>
            </w:r>
            <w:r/>
          </w:p>
        </w:tc>
        <w:tc>
          <w:tcPr>
            <w:shd w:val="clear" w:color="auto" w:fill="fff8dc"/>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ins w:id="256" w:author="Khady Bâ" w:date="2026-05-26T10:35:57Z" oouserid="kba"/>
                <w:sz w:val="16"/>
                <w:szCs w:val="16"/>
                <w:highlight w:val="none"/>
                <w:rPrChange w:id="255" w:author="Khady Bâ" w:date="2026-05-26T10:37:01Z" oouserid="kba">
                  <w:rPr/>
                </w:rPrChange>
              </w:rPr>
            </w:pPr>
            <w:r>
              <w:rPr>
                <w:sz w:val="16"/>
                <w:szCs w:val="16"/>
                <w:rPrChange w:id="257" w:author="Khady Bâ" w:date="2026-05-26T10:37:01Z" oouserid="kba">
                  <w:rPr>
                    <w:sz w:val="18"/>
                    <w:szCs w:val="18"/>
                  </w:rPr>
                </w:rPrChange>
              </w:rPr>
              <w:t xml:space="preserve">Le métier doit voir l'intérêt.</w:t>
            </w:r>
            <w:ins w:id="258" w:author="Khady Bâ" w:date="2026-05-26T10:35:57Z" oouserid="kba">
              <w:r>
                <w:rPr>
                  <w:sz w:val="16"/>
                  <w:szCs w:val="16"/>
                  <w:highlight w:val="none"/>
                  <w:rPrChange w:id="259" w:author="Khady Bâ" w:date="2026-05-26T10:37:01Z" oouserid="kba">
                    <w:rPr/>
                  </w:rPrChange>
                </w:rPr>
              </w:r>
            </w:ins>
            <w:ins w:id="260" w:author="Khady Bâ" w:date="2026-05-26T10:35:57Z" oouserid="kba">
              <w:r>
                <w:rPr>
                  <w:sz w:val="16"/>
                  <w:szCs w:val="16"/>
                  <w:highlight w:val="none"/>
                  <w:rPrChange w:id="261" w:author="Khady Bâ" w:date="2026-05-26T10:37:01Z" oouserid="kba">
                    <w:rPr/>
                  </w:rPrChange>
                </w:rPr>
              </w:r>
            </w:ins>
          </w:p>
          <w:p>
            <w:pPr>
              <w:pBdr>
                <w:top w:val="none" w:color="000000" w:sz="4" w:space="0"/>
                <w:left w:val="none" w:color="000000" w:sz="4" w:space="0"/>
                <w:bottom w:val="none" w:color="000000" w:sz="4" w:space="0"/>
                <w:right w:val="none" w:color="000000" w:sz="4" w:space="0"/>
              </w:pBdr>
              <w:spacing w:after="160" w:before="0" w:line="257" w:lineRule="auto"/>
              <w:ind w:right="0" w:firstLine="0" w:left="0"/>
              <w:rPr>
                <w:ins w:id="263" w:author="Khady Bâ" w:date="2026-05-26T10:36:00Z" oouserid="kba"/>
                <w:rFonts w:ascii="Calibri" w:hAnsi="Calibri" w:eastAsia="Calibri" w:cs="Calibri"/>
                <w:color w:val="0070c0"/>
                <w:sz w:val="16"/>
                <w:szCs w:val="16"/>
                <w:highlight w:val="none"/>
                <w:rPrChange w:id="262" w:author="Khady Bâ" w:date="2026-05-26T10:36:11Z" oouserid="kba">
                  <w:rPr/>
                </w:rPrChange>
              </w:rPr>
            </w:pPr>
            <w:ins w:id="264" w:author="Khady Bâ" w:date="2026-05-26T10:36:00Z" oouserid="kba">
              <w:r>
                <w:rPr>
                  <w:rFonts w:ascii="Calibri" w:hAnsi="Calibri" w:eastAsia="Calibri" w:cs="Calibri"/>
                  <w:color w:val="0070c0"/>
                  <w:sz w:val="16"/>
                  <w:szCs w:val="16"/>
                  <w:rPrChange w:id="265" w:author="Khady Bâ" w:date="2026-05-26T10:36:11Z" oouserid="kba">
                    <w:rPr>
                      <w:rFonts w:ascii="Calibri" w:hAnsi="Calibri" w:eastAsia="Calibri" w:cs="Calibri"/>
                      <w:color w:val="000000"/>
                      <w:sz w:val="20"/>
                    </w:rPr>
                  </w:rPrChange>
                </w:rPr>
                <w:t xml:space="preserve">La dimension CURRENCY est une dimension obligatoire du modèle Budgétaire car celui-ci est de type financier. Ce type a été choisi afin de pouvoir utiliser le moniteur de contrôle.</w:t>
              </w:r>
            </w:ins>
            <w:ins w:id="266" w:author="Khady Bâ" w:date="2026-05-26T10:36:00Z" oouserid="kba">
              <w:r>
                <w:rPr>
                  <w:rFonts w:ascii="Calibri" w:hAnsi="Calibri" w:eastAsia="Calibri" w:cs="Calibri"/>
                  <w:color w:val="0070c0"/>
                  <w:sz w:val="16"/>
                  <w:szCs w:val="16"/>
                  <w:highlight w:val="none"/>
                  <w:rPrChange w:id="267" w:author="Khady Bâ" w:date="2026-05-26T10:36:11Z" oouserid="kba">
                    <w:rPr/>
                  </w:rPrChange>
                </w:rPr>
              </w:r>
            </w:ins>
            <w:ins w:id="268" w:author="Khady Bâ" w:date="2026-05-26T10:36:00Z" oouserid="kba">
              <w:r>
                <w:rPr>
                  <w:rFonts w:ascii="Calibri" w:hAnsi="Calibri" w:eastAsia="Calibri" w:cs="Calibri"/>
                  <w:color w:val="0070c0"/>
                  <w:sz w:val="16"/>
                  <w:szCs w:val="16"/>
                  <w:highlight w:val="none"/>
                  <w:rPrChange w:id="269" w:author="Khady Bâ" w:date="2026-05-26T10:36:11Z" oouserid="kba">
                    <w:rPr/>
                  </w:rPrChange>
                </w:rPr>
              </w:r>
            </w:ins>
          </w:p>
          <w:p>
            <w:pPr>
              <w:pBdr>
                <w:top w:val="none" w:color="000000" w:sz="4" w:space="0"/>
                <w:left w:val="none" w:color="000000" w:sz="4" w:space="0"/>
                <w:bottom w:val="none" w:color="000000" w:sz="4" w:space="0"/>
                <w:right w:val="none" w:color="000000" w:sz="4" w:space="0"/>
              </w:pBdr>
              <w:spacing w:after="160" w:before="0" w:line="257" w:lineRule="auto"/>
              <w:ind w:right="0" w:firstLine="0" w:left="0"/>
              <w:rPr>
                <w:ins w:id="270" w:author="Khady Bâ" w:date="2026-05-26T10:37:34Z" oouserid="kba"/>
                <w:rFonts w:ascii="Calibri" w:hAnsi="Calibri" w:eastAsia="Calibri" w:cs="Calibri"/>
                <w:color w:val="0070c0"/>
                <w:sz w:val="16"/>
                <w:szCs w:val="16"/>
                <w:highlight w:val="none"/>
              </w:rPr>
            </w:pPr>
            <w:ins w:id="271" w:author="Khady Bâ" w:date="2026-05-26T10:37:13Z" oouserid="kba">
              <w:r>
                <w:rPr>
                  <w:rFonts w:ascii="Calibri" w:hAnsi="Calibri" w:eastAsia="Calibri" w:cs="Calibri"/>
                  <w:color w:val="0070c0"/>
                  <w:sz w:val="16"/>
                  <w:szCs w:val="16"/>
                  <w:highlight w:val="none"/>
                </w:rPr>
                <w:t xml:space="preserve">Valeurs : </w:t>
              </w:r>
            </w:ins>
            <w:ins w:id="272" w:author="Khady Bâ" w:date="2026-05-26T10:37:34Z" oouserid="kba">
              <w:r>
                <w:rPr>
                  <w:rFonts w:ascii="Calibri" w:hAnsi="Calibri" w:eastAsia="Calibri" w:cs="Calibri"/>
                  <w:color w:val="0070c0"/>
                  <w:sz w:val="16"/>
                  <w:szCs w:val="16"/>
                  <w:highlight w:val="none"/>
                </w:rPr>
              </w:r>
            </w:ins>
            <w:ins w:id="273" w:author="Khady Bâ" w:date="2026-05-26T10:37:34Z" oouserid="kba">
              <w:r>
                <w:rPr>
                  <w:rFonts w:ascii="Calibri" w:hAnsi="Calibri" w:eastAsia="Calibri" w:cs="Calibri"/>
                  <w:color w:val="0070c0"/>
                  <w:sz w:val="16"/>
                  <w:szCs w:val="16"/>
                  <w:highlight w:val="none"/>
                </w:rPr>
              </w:r>
            </w:ins>
          </w:p>
          <w:p>
            <w:pPr>
              <w:pBdr>
                <w:top w:val="none" w:color="000000" w:sz="4" w:space="0"/>
                <w:left w:val="none" w:color="000000" w:sz="4" w:space="0"/>
                <w:bottom w:val="none" w:color="000000" w:sz="4" w:space="0"/>
                <w:right w:val="none" w:color="000000" w:sz="4" w:space="0"/>
              </w:pBdr>
              <w:spacing w:after="160" w:before="0" w:line="257" w:lineRule="auto"/>
              <w:ind w:right="0" w:firstLine="0" w:left="0"/>
              <w:rPr>
                <w:ins w:id="274" w:author="Khady Bâ" w:date="2026-05-26T10:37:34Z" oouserid="kba"/>
                <w:rFonts w:ascii="Calibri" w:hAnsi="Calibri" w:eastAsia="Calibri" w:cs="Calibri"/>
                <w:color w:val="0070c0"/>
                <w:sz w:val="16"/>
                <w:szCs w:val="16"/>
                <w:highlight w:val="none"/>
              </w:rPr>
            </w:pPr>
            <w:ins w:id="275" w:author="Khady Bâ" w:date="2026-05-26T10:37:13Z" oouserid="kba">
              <w:r>
                <w:rPr>
                  <w:rFonts w:ascii="Calibri" w:hAnsi="Calibri" w:eastAsia="Calibri" w:cs="Calibri"/>
                  <w:color w:val="0070c0"/>
                  <w:sz w:val="16"/>
                  <w:szCs w:val="16"/>
                  <w:highlight w:val="none"/>
                </w:rPr>
              </w:r>
            </w:ins>
            <w:ins w:id="276" w:author="Khady Bâ" w:date="2026-05-26T10:36:34Z" oouserid="kba">
              <w:r>
                <w:rPr>
                  <w:rFonts w:ascii="Calibri" w:hAnsi="Calibri" w:eastAsia="Calibri" w:cs="Calibri"/>
                  <w:color w:val="000000"/>
                  <w:sz w:val="16"/>
                  <w:szCs w:val="16"/>
                  <w:rPrChange w:id="277" w:author="Khady Bâ" w:date="2026-05-26T10:37:01Z" oouserid="kba">
                    <w:rPr>
                      <w:rFonts w:ascii="Calibri" w:hAnsi="Calibri" w:eastAsia="Calibri" w:cs="Calibri"/>
                      <w:color w:val="000000"/>
                      <w:sz w:val="20"/>
                    </w:rPr>
                  </w:rPrChange>
                </w:rPr>
                <w:t xml:space="preserve">Le membre classique « XOF » = Franc CFA ;</w:t>
              </w:r>
            </w:ins>
            <w:ins w:id="278" w:author="Khady Bâ" w:date="2026-05-26T10:37:34Z" oouserid="kba">
              <w:r>
                <w:rPr>
                  <w:rFonts w:ascii="Calibri" w:hAnsi="Calibri" w:eastAsia="Calibri" w:cs="Calibri"/>
                  <w:color w:val="0070c0"/>
                  <w:sz w:val="16"/>
                  <w:szCs w:val="16"/>
                  <w:highlight w:val="none"/>
                </w:rPr>
              </w:r>
            </w:ins>
            <w:ins w:id="279" w:author="Khady Bâ" w:date="2026-05-26T10:37:34Z" oouserid="kba">
              <w:r>
                <w:rPr>
                  <w:rFonts w:ascii="Calibri" w:hAnsi="Calibri" w:eastAsia="Calibri" w:cs="Calibri"/>
                  <w:color w:val="0070c0"/>
                  <w:sz w:val="16"/>
                  <w:szCs w:val="16"/>
                  <w:highlight w:val="none"/>
                </w:rPr>
              </w:r>
            </w:ins>
          </w:p>
          <w:p>
            <w:pPr>
              <w:pBdr>
                <w:top w:val="none" w:color="000000" w:sz="4" w:space="0"/>
                <w:left w:val="none" w:color="000000" w:sz="4" w:space="0"/>
                <w:bottom w:val="none" w:color="000000" w:sz="4" w:space="0"/>
                <w:right w:val="none" w:color="000000" w:sz="4" w:space="0"/>
              </w:pBdr>
              <w:spacing w:after="0" w:before="0" w:line="257" w:lineRule="auto"/>
              <w:ind w:firstLine="0" w:left="0"/>
              <w:rPr>
                <w:ins w:id="281" w:author="Khady Bâ" w:date="2026-05-26T10:36:34Z" oouserid="kba"/>
                <w:sz w:val="16"/>
                <w:szCs w:val="16"/>
                <w:rPrChange w:id="280" w:author="Khady Bâ" w:date="2026-05-26T10:37:01Z" oouserid="kba">
                  <w:rPr/>
                </w:rPrChange>
              </w:rPr>
              <w:pPrChange w:author="Khady Bâ" w:date="2026-05-26T10:37:40Z" w:id="282" oouserid="kba">
                <w:pPr>
                  <w:pBdr/>
                  <w:spacing/>
                  <w:ind/>
                </w:pPr>
              </w:pPrChange>
            </w:pPr>
            <w:ins w:id="283" w:author="Khady Bâ" w:date="2026-05-26T10:36:34Z" oouserid="kba">
              <w:r>
                <w:rPr>
                  <w:rFonts w:ascii="Calibri" w:hAnsi="Calibri" w:eastAsia="Calibri" w:cs="Calibri"/>
                  <w:color w:val="000000"/>
                  <w:sz w:val="16"/>
                  <w:szCs w:val="16"/>
                  <w:rPrChange w:id="284" w:author="Khady Bâ" w:date="2026-05-26T10:37:01Z" oouserid="kba">
                    <w:rPr>
                      <w:rFonts w:ascii="Calibri" w:hAnsi="Calibri" w:eastAsia="Calibri" w:cs="Calibri"/>
                      <w:color w:val="000000"/>
                      <w:sz w:val="20"/>
                    </w:rPr>
                  </w:rPrChange>
                </w:rPr>
                <w:t xml:space="preserve">Le membre « CTRL », qui est utilisé pour la mise en place et l’exécution des contrôles sur l’Etat et les ministères. (Cf. le paragraphe CONTRÔLES).</w:t>
              </w:r>
            </w:ins>
            <w:ins w:id="285" w:author="Khady Bâ" w:date="2026-05-26T10:36:34Z" oouserid="kba">
              <w:r>
                <w:rPr>
                  <w:sz w:val="16"/>
                  <w:szCs w:val="16"/>
                  <w:rPrChange w:id="286" w:author="Khady Bâ" w:date="2026-05-26T10:37:01Z" oouserid="kba">
                    <w:rPr/>
                  </w:rPrChange>
                </w:rPr>
              </w:r>
            </w:ins>
            <w:ins w:id="287" w:author="Khady Bâ" w:date="2026-05-26T10:36:34Z" oouserid="kba">
              <w:r>
                <w:rPr>
                  <w:sz w:val="16"/>
                  <w:szCs w:val="16"/>
                  <w:rPrChange w:id="288" w:author="Khady Bâ" w:date="2026-05-26T10:37:01Z" oouserid="kba">
                    <w:rPr/>
                  </w:rPrChange>
                </w:rPr>
              </w:r>
            </w:ins>
          </w:p>
          <w:p>
            <w:pPr>
              <w:pBdr>
                <w:top w:val="none" w:color="000000" w:sz="4" w:space="0"/>
                <w:left w:val="none" w:color="000000" w:sz="4" w:space="0"/>
                <w:bottom w:val="none" w:color="000000" w:sz="4" w:space="0"/>
                <w:right w:val="none" w:color="000000" w:sz="4" w:space="0"/>
              </w:pBdr>
              <w:spacing w:after="0" w:before="0" w:line="257" w:lineRule="auto"/>
              <w:ind w:firstLine="0" w:left="0"/>
              <w:rPr>
                <w:ins w:id="289" w:author="Khady Bâ" w:date="2026-05-26T10:37:46Z" oouserid="kba"/>
                <w:rFonts w:ascii="Calibri" w:hAnsi="Calibri" w:eastAsia="Calibri" w:cs="Calibri"/>
                <w:color w:val="000000"/>
                <w:sz w:val="16"/>
                <w:szCs w:val="16"/>
                <w:highlight w:val="none"/>
              </w:rPr>
            </w:pPr>
            <w:ins w:id="290" w:author="Khady Bâ" w:date="2026-05-26T10:36:34Z" oouserid="kba">
              <w:r>
                <w:rPr>
                  <w:rFonts w:ascii="Calibri" w:hAnsi="Calibri" w:eastAsia="Calibri" w:cs="Calibri"/>
                  <w:color w:val="000000"/>
                  <w:sz w:val="16"/>
                  <w:szCs w:val="16"/>
                  <w:rPrChange w:id="291" w:author="Khady Bâ" w:date="2026-05-26T10:37:01Z" oouserid="kba">
                    <w:rPr>
                      <w:rFonts w:ascii="Calibri" w:hAnsi="Calibri" w:eastAsia="Calibri" w:cs="Calibri"/>
                      <w:color w:val="000000"/>
                      <w:sz w:val="20"/>
                    </w:rPr>
                  </w:rPrChange>
                </w:rPr>
                <w:t xml:space="preserve">Le membre « CTRL_PAP », qui est utilisé pour la mise en place et l’exécution des contrôles sur les RPROG. (Cf. le paragraphe CONTRÔLES).</w:t>
              </w:r>
            </w:ins>
            <w:ins w:id="292" w:author="Khady Bâ" w:date="2026-05-26T10:37:46Z" oouserid="kba">
              <w:r>
                <w:rPr>
                  <w:rFonts w:ascii="Calibri" w:hAnsi="Calibri" w:eastAsia="Calibri" w:cs="Calibri"/>
                  <w:color w:val="000000"/>
                  <w:sz w:val="16"/>
                  <w:szCs w:val="16"/>
                  <w:highlight w:val="none"/>
                </w:rPr>
              </w:r>
            </w:ins>
            <w:ins w:id="293" w:author="Khady Bâ" w:date="2026-05-26T10:37:46Z" oouserid="kba">
              <w:r>
                <w:rPr>
                  <w:rFonts w:ascii="Calibri" w:hAnsi="Calibri" w:eastAsia="Calibri" w:cs="Calibri"/>
                  <w:color w:val="000000"/>
                  <w:sz w:val="16"/>
                  <w:szCs w:val="16"/>
                  <w:highlight w:val="none"/>
                </w:rPr>
              </w:r>
            </w:ins>
          </w:p>
          <w:p>
            <w:pPr>
              <w:pBdr>
                <w:top w:val="none" w:color="000000" w:sz="4" w:space="0"/>
                <w:left w:val="none" w:color="000000" w:sz="4" w:space="0"/>
                <w:bottom w:val="none" w:color="000000" w:sz="4" w:space="0"/>
                <w:right w:val="none" w:color="000000" w:sz="4" w:space="0"/>
              </w:pBdr>
              <w:spacing w:after="0" w:before="0" w:line="257" w:lineRule="auto"/>
              <w:ind w:firstLine="0" w:left="0"/>
              <w:rPr>
                <w:ins w:id="294" w:author="Khady Bâ" w:date="2026-05-26T10:38:02Z" oouserid="kba"/>
                <w:rFonts w:ascii="Calibri" w:hAnsi="Calibri" w:eastAsia="Calibri" w:cs="Calibri"/>
                <w:sz w:val="16"/>
                <w:szCs w:val="16"/>
              </w:rPr>
              <w:pPrChange w:author="Khady Bâ" w:date="2026-05-26T10:38:02Z" w:id="295" oouserid="kba">
                <w:pPr>
                  <w:pBdr/>
                  <w:spacing/>
                  <w:ind/>
                </w:pPr>
              </w:pPrChange>
            </w:pPr>
            <w:ins w:id="296" w:author="Khady Bâ" w:date="2026-05-26T10:38:16Z" oouserid="kba">
              <w:r>
                <w:rPr>
                  <w:rFonts w:ascii="Calibri" w:hAnsi="Calibri" w:eastAsia="Calibri" w:cs="Calibri"/>
                  <w:color w:val="000000"/>
                  <w:sz w:val="16"/>
                  <w:szCs w:val="16"/>
                  <w:highlight w:val="none"/>
                </w:rPr>
                <w:t xml:space="preserve">CF Doucment de paramétrage du P1</w:t>
              </w:r>
            </w:ins>
            <w:ins w:id="297" w:author="Khady Bâ" w:date="2026-05-26T10:38:02Z" oouserid="kba">
              <w:r>
                <w:rPr>
                  <w:rFonts w:ascii="Calibri" w:hAnsi="Calibri" w:eastAsia="Calibri" w:cs="Calibri"/>
                  <w:sz w:val="16"/>
                  <w:szCs w:val="16"/>
                </w:rPr>
              </w:r>
            </w:ins>
            <w:ins w:id="298" w:author="Khady Bâ" w:date="2026-05-26T10:38:02Z" oouserid="kba">
              <w:r>
                <w:rPr>
                  <w:rFonts w:ascii="Calibri" w:hAnsi="Calibri" w:eastAsia="Calibri" w:cs="Calibri"/>
                  <w:sz w:val="16"/>
                  <w:szCs w:val="16"/>
                </w:rPr>
              </w:r>
            </w:ins>
          </w:p>
        </w:tc>
      </w:tr>
      <w:tr>
        <w:trPr>
          <w:trHeight w:val="668"/>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141" w:type="dxa"/>
            <w:textDirection w:val="lrTb"/>
            <w:noWrap w:val="false"/>
          </w:tcPr>
          <w:p>
            <w:pPr>
              <w:pBdr/>
              <w:spacing w:line="240" w:lineRule="auto"/>
              <w:ind/>
              <w:jc w:val="left"/>
              <w:rPr/>
            </w:pPr>
            <w:r>
              <w:rPr>
                <w:sz w:val="18"/>
                <w:szCs w:val="18"/>
              </w:rPr>
              <w:t xml:space="preserve">ATL-0</w:t>
            </w:r>
            <w:r>
              <w:rPr>
                <w:sz w:val="18"/>
                <w:szCs w:val="18"/>
              </w:rPr>
              <w:t xml:space="preserve">7</w:t>
            </w: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712" w:type="dxa"/>
            <w:textDirection w:val="lrTb"/>
            <w:noWrap w:val="false"/>
          </w:tcPr>
          <w:p>
            <w:pPr>
              <w:pBdr/>
              <w:spacing w:line="240" w:lineRule="auto"/>
              <w:ind/>
              <w:jc w:val="left"/>
              <w:rPr/>
            </w:pPr>
            <w:r>
              <w:rPr>
                <w:sz w:val="18"/>
                <w:szCs w:val="18"/>
              </w:rPr>
              <w:t xml:space="preserve">Etat — confirmer l'intérêt : les colonnes statut de chaque référentiel suffisent-elles, rendant ce catalogue transverse redondant ?</w:t>
            </w:r>
            <w:r/>
          </w:p>
        </w:tc>
        <w:tc>
          <w:tcPr>
            <w:shd w:val="clear" w:color="auto" w:fill="fff8dc"/>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744" w:type="dxa"/>
            <w:textDirection w:val="lrTb"/>
            <w:noWrap w:val="false"/>
          </w:tcPr>
          <w:p>
            <w:pPr>
              <w:pBdr/>
              <w:spacing w:line="240" w:lineRule="auto"/>
              <w:ind/>
              <w:jc w:val="left"/>
              <w:rPr>
                <w:ins w:id="300" w:author="Khady Bâ" w:date="2026-05-26T10:41:30Z" oouserid="kba"/>
                <w:sz w:val="16"/>
                <w:szCs w:val="16"/>
                <w:highlight w:val="none"/>
                <w:rPrChange w:id="299" w:author="Khady Bâ" w:date="2026-05-26T10:37:01Z" oouserid="kba">
                  <w:rPr/>
                </w:rPrChange>
              </w:rPr>
            </w:pPr>
            <w:r>
              <w:rPr>
                <w:sz w:val="16"/>
                <w:szCs w:val="16"/>
                <w:rPrChange w:id="301" w:author="Khady Bâ" w:date="2026-05-26T10:37:01Z" oouserid="kba">
                  <w:rPr>
                    <w:sz w:val="18"/>
                    <w:szCs w:val="18"/>
                  </w:rPr>
                </w:rPrChange>
              </w:rPr>
              <w:t xml:space="preserve">Le métier doit voir l'intérêt.</w:t>
            </w:r>
            <w:ins w:id="302" w:author="Khady Bâ" w:date="2026-05-26T10:41:30Z" oouserid="kba">
              <w:r>
                <w:rPr>
                  <w:sz w:val="16"/>
                  <w:szCs w:val="16"/>
                  <w:highlight w:val="none"/>
                  <w:rPrChange w:id="303" w:author="Khady Bâ" w:date="2026-05-26T10:37:01Z" oouserid="kba">
                    <w:rPr/>
                  </w:rPrChange>
                </w:rPr>
              </w:r>
            </w:ins>
            <w:ins w:id="304" w:author="Khady Bâ" w:date="2026-05-26T10:41:30Z" oouserid="kba">
              <w:r>
                <w:rPr>
                  <w:sz w:val="16"/>
                  <w:szCs w:val="16"/>
                  <w:highlight w:val="none"/>
                  <w:rPrChange w:id="305" w:author="Khady Bâ" w:date="2026-05-26T10:37:01Z" oouserid="kba">
                    <w:rPr/>
                  </w:rPrChange>
                </w:rPr>
              </w:r>
            </w:ins>
          </w:p>
          <w:p>
            <w:pPr>
              <w:pBdr/>
              <w:spacing w:line="240" w:lineRule="auto"/>
              <w:ind/>
              <w:jc w:val="left"/>
              <w:rPr>
                <w:ins w:id="306" w:author="Khady Bâ" w:date="2026-05-26T10:43:22Z" oouserid="kba"/>
                <w:sz w:val="16"/>
                <w:szCs w:val="16"/>
                <w:highlight w:val="none"/>
              </w:rPr>
            </w:pPr>
            <w:ins w:id="307" w:author="Khady Bâ" w:date="2026-05-26T10:44:00Z" oouserid="kba">
              <w:r>
                <w:rPr>
                  <w:sz w:val="16"/>
                  <w:szCs w:val="16"/>
                  <w:highlight w:val="none"/>
                </w:rPr>
                <w:t xml:space="preserve">Non, il ne gère pas le statut des données.</w:t>
              </w:r>
            </w:ins>
            <w:ins w:id="308" w:author="Khady Bâ" w:date="2026-05-26T10:43:22Z" oouserid="kba">
              <w:r>
                <w:rPr>
                  <w:sz w:val="16"/>
                  <w:szCs w:val="16"/>
                  <w:highlight w:val="none"/>
                </w:rPr>
              </w:r>
            </w:ins>
            <w:ins w:id="309" w:author="Khady Bâ" w:date="2026-05-26T10:43:22Z" oouserid="kba">
              <w:r>
                <w:rPr>
                  <w:sz w:val="16"/>
                  <w:szCs w:val="16"/>
                  <w:highlight w:val="none"/>
                </w:rPr>
              </w:r>
            </w:ins>
          </w:p>
          <w:p>
            <w:pPr>
              <w:pBdr>
                <w:top w:val="none" w:color="000000" w:sz="4" w:space="0"/>
                <w:left w:val="none" w:color="000000" w:sz="4" w:space="0"/>
                <w:bottom w:val="none" w:color="000000" w:sz="4" w:space="0"/>
                <w:right w:val="none" w:color="000000" w:sz="4" w:space="0"/>
              </w:pBdr>
              <w:spacing w:after="160" w:before="0" w:line="257" w:lineRule="auto"/>
              <w:ind w:right="0" w:firstLine="0" w:left="0"/>
              <w:rPr>
                <w:ins w:id="310" w:author="Khady Bâ" w:date="2026-05-26T10:42:04Z" oouserid="kba"/>
                <w:color w:val="0070c0"/>
                <w:sz w:val="16"/>
                <w:szCs w:val="16"/>
              </w:rPr>
              <w:pPrChange w:author="Khady Bâ" w:date="2026-05-26T10:41:31Z" w:id="311" oouserid="kba">
                <w:pPr>
                  <w:pBdr/>
                  <w:spacing/>
                  <w:ind/>
                </w:pPr>
              </w:pPrChange>
            </w:pPr>
            <w:ins w:id="312" w:author="Khady Bâ" w:date="2026-05-26T10:42:20Z" oouserid="kba">
              <w:r>
                <w:rPr>
                  <w:rFonts w:ascii="Calibri" w:hAnsi="Calibri" w:eastAsia="Calibri" w:cs="Calibri"/>
                  <w:color w:val="0070c0"/>
                  <w:sz w:val="16"/>
                  <w:szCs w:val="16"/>
                  <w:rPrChange w:id="313" w:author="Khady Bâ" w:date="2026-05-26T10:41:42Z" oouserid="kba">
                    <w:rPr>
                      <w:rFonts w:ascii="Calibri" w:hAnsi="Calibri" w:eastAsia="Calibri" w:cs="Calibri"/>
                      <w:color w:val="000000"/>
                      <w:sz w:val="20"/>
                    </w:rPr>
                  </w:rPrChange>
                </w:rPr>
                <w:t xml:space="preserve">« La dimension état représente l’état des données. On distingue les données </w:t>
              </w:r>
            </w:ins>
            <w:ins w:id="314" w:author="Khady Bâ" w:date="2026-05-26T10:41:31Z" oouserid="kba">
              <w:r>
                <w:rPr>
                  <w:rFonts w:ascii="Calibri" w:hAnsi="Calibri" w:eastAsia="Calibri" w:cs="Calibri"/>
                  <w:b/>
                  <w:color w:val="0070c0"/>
                  <w:sz w:val="16"/>
                  <w:szCs w:val="16"/>
                  <w:rPrChange w:id="315" w:author="Khady Bâ" w:date="2026-05-26T10:41:42Z" oouserid="kba">
                    <w:rPr>
                      <w:rFonts w:ascii="Calibri" w:hAnsi="Calibri" w:eastAsia="Calibri" w:cs="Calibri"/>
                      <w:b/>
                      <w:color w:val="000000"/>
                      <w:sz w:val="20"/>
                    </w:rPr>
                  </w:rPrChange>
                </w:rPr>
                <w:t xml:space="preserve">initialisées</w:t>
              </w:r>
            </w:ins>
            <w:ins w:id="316" w:author="Khady Bâ" w:date="2026-05-26T10:41:31Z" oouserid="kba">
              <w:r>
                <w:rPr>
                  <w:rFonts w:ascii="Calibri" w:hAnsi="Calibri" w:eastAsia="Calibri" w:cs="Calibri"/>
                  <w:color w:val="0070c0"/>
                  <w:sz w:val="16"/>
                  <w:szCs w:val="16"/>
                  <w:rPrChange w:id="317" w:author="Khady Bâ" w:date="2026-05-26T10:41:42Z" oouserid="kba">
                    <w:rPr>
                      <w:rFonts w:ascii="Calibri" w:hAnsi="Calibri" w:eastAsia="Calibri" w:cs="Calibri"/>
                      <w:color w:val="000000"/>
                      <w:sz w:val="20"/>
                    </w:rPr>
                  </w:rPrChange>
                </w:rPr>
                <w:t xml:space="preserve">, servant de base à l’utilisateur pour sa budgétisation, des données </w:t>
              </w:r>
            </w:ins>
            <w:ins w:id="318" w:author="Khady Bâ" w:date="2026-05-26T10:41:31Z" oouserid="kba">
              <w:r>
                <w:rPr>
                  <w:rFonts w:ascii="Calibri" w:hAnsi="Calibri" w:eastAsia="Calibri" w:cs="Calibri"/>
                  <w:b/>
                  <w:color w:val="0070c0"/>
                  <w:sz w:val="16"/>
                  <w:szCs w:val="16"/>
                  <w:rPrChange w:id="319" w:author="Khady Bâ" w:date="2026-05-26T10:41:42Z" oouserid="kba">
                    <w:rPr>
                      <w:rFonts w:ascii="Calibri" w:hAnsi="Calibri" w:eastAsia="Calibri" w:cs="Calibri"/>
                      <w:b/>
                      <w:color w:val="000000"/>
                      <w:sz w:val="20"/>
                    </w:rPr>
                  </w:rPrChange>
                </w:rPr>
                <w:t xml:space="preserve">modifiées</w:t>
              </w:r>
            </w:ins>
            <w:ins w:id="320" w:author="Khady Bâ" w:date="2026-05-26T10:41:31Z" oouserid="kba">
              <w:r>
                <w:rPr>
                  <w:rFonts w:ascii="Calibri" w:hAnsi="Calibri" w:eastAsia="Calibri" w:cs="Calibri"/>
                  <w:color w:val="0070c0"/>
                  <w:sz w:val="16"/>
                  <w:szCs w:val="16"/>
                  <w:rPrChange w:id="321" w:author="Khady Bâ" w:date="2026-05-26T10:41:42Z" oouserid="kba">
                    <w:rPr>
                      <w:rFonts w:ascii="Calibri" w:hAnsi="Calibri" w:eastAsia="Calibri" w:cs="Calibri"/>
                      <w:color w:val="000000"/>
                      <w:sz w:val="20"/>
                    </w:rPr>
                  </w:rPrChange>
                </w:rPr>
                <w:t xml:space="preserve"> par l’utilisateur.</w:t>
              </w:r>
            </w:ins>
            <w:ins w:id="322" w:author="Khady Bâ" w:date="2026-05-26T10:42:26Z" oouserid="kba">
              <w:r>
                <w:rPr>
                  <w:rFonts w:ascii="Calibri" w:hAnsi="Calibri" w:eastAsia="Calibri" w:cs="Calibri"/>
                  <w:color w:val="000000"/>
                  <w:sz w:val="16"/>
                  <w:szCs w:val="16"/>
                  <w:highlight w:val="none"/>
                </w:rPr>
                <w:t xml:space="preserve">CF Doucment de paramétrage du P1 »</w:t>
              </w:r>
            </w:ins>
            <w:ins w:id="323" w:author="Khady Bâ" w:date="2026-05-26T10:42:04Z" oouserid="kba">
              <w:r>
                <w:rPr>
                  <w:color w:val="0070c0"/>
                  <w:sz w:val="16"/>
                  <w:szCs w:val="16"/>
                </w:rPr>
              </w:r>
            </w:ins>
            <w:ins w:id="324" w:author="Khady Bâ" w:date="2026-05-26T10:42:04Z" oouserid="kba">
              <w:r>
                <w:rPr>
                  <w:color w:val="0070c0"/>
                  <w:sz w:val="16"/>
                  <w:szCs w:val="16"/>
                </w:rPr>
              </w:r>
            </w:ins>
          </w:p>
          <w:p>
            <w:pPr>
              <w:pBdr/>
              <w:spacing w:line="240" w:lineRule="auto"/>
              <w:ind/>
              <w:jc w:val="left"/>
              <w:rPr>
                <w:sz w:val="16"/>
                <w:szCs w:val="16"/>
              </w:rPr>
            </w:pPr>
            <w:ins w:id="325" w:author="Khady Bâ" w:date="2026-05-26T10:41:30Z" oouserid="kba">
              <w:r>
                <w:rPr>
                  <w:sz w:val="16"/>
                  <w:szCs w:val="16"/>
                  <w:highlight w:val="none"/>
                </w:rPr>
              </w:r>
            </w:ins>
            <w:r>
              <w:rPr>
                <w:sz w:val="16"/>
                <w:szCs w:val="16"/>
              </w:rPr>
            </w:r>
            <w:r>
              <w:rPr>
                <w:sz w:val="16"/>
                <w:szCs w:val="16"/>
              </w:rPr>
            </w:r>
          </w:p>
        </w:tc>
      </w:tr>
    </w:tbl>
    <w:p>
      <w:pPr>
        <w:pBdr/>
        <w:spacing/>
        <w:ind/>
        <w:rPr/>
      </w:pPr>
      <w:r/>
      <w:r/>
    </w:p>
    <w:p>
      <w:pPr>
        <w:pStyle w:val="924"/>
        <w:pBdr/>
        <w:spacing/>
        <w:ind/>
        <w:rPr/>
      </w:pPr>
      <w:r/>
      <w:bookmarkStart w:id="568319200" w:name="_Toc1308590041"/>
      <w:r>
        <w:t xml:space="preserve">Backlog RPROG — Epic &amp; User Stories</w:t>
      </w:r>
      <w:bookmarkEnd w:id="568319200"/>
      <w:r/>
      <w:r/>
    </w:p>
    <w:p>
      <w:pPr>
        <w:pBdr/>
        <w:spacing/>
        <w:ind/>
        <w:rPr>
          <w:sz w:val="22"/>
          <w:szCs w:val="22"/>
        </w:rPr>
      </w:pPr>
      <w:r>
        <w:rPr>
          <w:sz w:val="22"/>
          <w:szCs w:val="22"/>
        </w:rPr>
        <w:t xml:space="preserve">Ce chapitre traduit le périmètre fonctionnel du Service Référen</w:t>
      </w:r>
      <w:r>
        <w:rPr>
          <w:sz w:val="22"/>
          <w:szCs w:val="22"/>
        </w:rPr>
        <w:t xml:space="preserve">tiel (SVC-REF) en un backlog agile structuré côté RPROG : une epic globale couvrant la gestion des 21 référentiels (P1 administrés localement, P2 synchronisés depuis SAP), déclinée en user stories détaillées avec critères d'acceptation, règles de gestion r</w:t>
      </w:r>
      <w:r>
        <w:rPr>
          <w:sz w:val="22"/>
          <w:szCs w:val="22"/>
        </w:rPr>
        <w:t xml:space="preserve">éférencées (REF-01 à REF-05), endpoints API (§8.1) et écrans IHM (§9). Le backlog est priorisé selon une logique MVP : socle de consultation, puis administration P1, puis arbre organisationnel et réorganisations, puis imports massifs et synchronisation P2.</w:t>
      </w:r>
      <w:r>
        <w:rPr>
          <w:sz w:val="22"/>
          <w:szCs w:val="22"/>
        </w:rPr>
      </w:r>
      <w:r>
        <w:rPr>
          <w:sz w:val="22"/>
          <w:szCs w:val="22"/>
        </w:rPr>
      </w:r>
    </w:p>
    <w:p>
      <w:pPr>
        <w:pStyle w:val="925"/>
        <w:pBdr/>
        <w:spacing/>
        <w:ind/>
        <w:rPr>
          <w:sz w:val="22"/>
          <w:szCs w:val="22"/>
        </w:rPr>
      </w:pPr>
      <w:r/>
      <w:bookmarkStart w:id="985624520" w:name="_Toc1083815317"/>
      <w:r>
        <w:t xml:space="preserve">Epic RPROG-REF — Gestion des référentiels</w:t>
      </w:r>
      <w:bookmarkEnd w:id="985624520"/>
      <w:r>
        <w:rPr>
          <w:sz w:val="22"/>
          <w:szCs w:val="22"/>
        </w:rPr>
      </w:r>
      <w:r>
        <w:rPr>
          <w:sz w:val="22"/>
          <w:szCs w:val="22"/>
        </w:rPr>
      </w:r>
    </w:p>
    <w:p>
      <w:pPr>
        <w:pBdr/>
        <w:spacing/>
        <w:ind/>
        <w:rPr>
          <w:sz w:val="22"/>
          <w:szCs w:val="22"/>
        </w:rPr>
      </w:pPr>
      <w:r>
        <w:rPr>
          <w:b/>
          <w:bCs/>
          <w:sz w:val="22"/>
          <w:szCs w:val="22"/>
        </w:rPr>
        <w:t xml:space="preserve">Identifiant : RPROG-EPIC-REF-01</w:t>
      </w:r>
      <w:r>
        <w:rPr>
          <w:sz w:val="22"/>
          <w:szCs w:val="22"/>
        </w:rPr>
      </w:r>
      <w:r>
        <w:rPr>
          <w:sz w:val="22"/>
          <w:szCs w:val="22"/>
        </w:rPr>
      </w:r>
    </w:p>
    <w:p>
      <w:pPr>
        <w:pBdr/>
        <w:spacing/>
        <w:ind/>
        <w:rPr>
          <w:sz w:val="22"/>
          <w:szCs w:val="22"/>
        </w:rPr>
      </w:pPr>
      <w:r>
        <w:rPr>
          <w:sz w:val="22"/>
          <w:szCs w:val="22"/>
        </w:rPr>
        <w:t xml:space="preserve">Titre : Gestion complète des référentiels P1 et synchronisation des référentiels P2 pour le Service Référentiel (SVC-REF)</w:t>
      </w:r>
      <w:r>
        <w:rPr>
          <w:sz w:val="22"/>
          <w:szCs w:val="22"/>
        </w:rPr>
      </w:r>
      <w:r>
        <w:rPr>
          <w:sz w:val="22"/>
          <w:szCs w:val="22"/>
        </w:rPr>
      </w:r>
    </w:p>
    <w:p>
      <w:pPr>
        <w:pBdr/>
        <w:spacing/>
        <w:ind/>
        <w:rPr>
          <w:sz w:val="22"/>
          <w:szCs w:val="22"/>
        </w:rPr>
      </w:pPr>
      <w:r>
        <w:rPr>
          <w:sz w:val="22"/>
          <w:szCs w:val="22"/>
        </w:rPr>
        <w:t xml:space="preserve">Objectif métier : Doter RPROG d'un référentiel unique, versionné, cohérent et e</w:t>
      </w:r>
      <w:r>
        <w:rPr>
          <w:sz w:val="22"/>
          <w:szCs w:val="22"/>
        </w:rPr>
        <w:t xml:space="preserve">xposé via API REST, couvrant les 21 dimensions du modèle (4 P2 en lecture seule depuis SAP + 17 P1 administrées localement), afin de garantir l'intégrité des données budgétaires consommées par les services Crédit, Enveloppes, DPPD, PAP, LFI et le frontend.</w:t>
      </w:r>
      <w:r>
        <w:rPr>
          <w:sz w:val="22"/>
          <w:szCs w:val="22"/>
        </w:rPr>
      </w:r>
      <w:r>
        <w:rPr>
          <w:sz w:val="22"/>
          <w:szCs w:val="22"/>
        </w:rPr>
      </w:r>
    </w:p>
    <w:p>
      <w:pPr>
        <w:pBdr/>
        <w:spacing/>
        <w:ind/>
        <w:rPr>
          <w:sz w:val="22"/>
          <w:szCs w:val="22"/>
        </w:rPr>
      </w:pPr>
      <w:r>
        <w:rPr>
          <w:sz w:val="22"/>
          <w:szCs w:val="22"/>
        </w:rPr>
        <w:t xml:space="preserve">Valeur métie</w:t>
      </w:r>
      <w:r>
        <w:rPr>
          <w:sz w:val="22"/>
          <w:szCs w:val="22"/>
        </w:rPr>
        <w:t xml:space="preserve">r : (1) Source de vérité unique pour les dimensions budgétaires ; (2) Traçabilité des réorganisations sans perte d'historique ; (3) Réduction des erreurs de saisie par validation centralisée ; (4) Découplage de la dépendance directe au système SIGIF / BPC.</w:t>
      </w:r>
      <w:r>
        <w:rPr>
          <w:sz w:val="22"/>
          <w:szCs w:val="22"/>
        </w:rPr>
      </w:r>
      <w:r>
        <w:rPr>
          <w:sz w:val="22"/>
          <w:szCs w:val="22"/>
        </w:rPr>
      </w:r>
    </w:p>
    <w:p>
      <w:pPr>
        <w:pBdr/>
        <w:spacing/>
        <w:ind/>
        <w:rPr>
          <w:sz w:val="22"/>
          <w:szCs w:val="22"/>
        </w:rPr>
      </w:pPr>
      <w:r>
        <w:rPr>
          <w:sz w:val="22"/>
          <w:szCs w:val="22"/>
        </w:rPr>
        <w:t xml:space="preserve">Acteurs : Admin / DPB (CRUD P1, réorganisations, imports) — Tous profils &amp; services (consultation, API).</w:t>
      </w:r>
      <w:r>
        <w:rPr>
          <w:sz w:val="22"/>
          <w:szCs w:val="22"/>
        </w:rPr>
      </w:r>
      <w:r>
        <w:rPr>
          <w:sz w:val="22"/>
          <w:szCs w:val="22"/>
        </w:rPr>
      </w:r>
    </w:p>
    <w:p>
      <w:pPr>
        <w:pBdr/>
        <w:spacing/>
        <w:ind/>
        <w:rPr>
          <w:sz w:val="22"/>
          <w:szCs w:val="22"/>
        </w:rPr>
      </w:pPr>
      <w:r>
        <w:rPr>
          <w:sz w:val="22"/>
          <w:szCs w:val="22"/>
        </w:rPr>
        <w:t xml:space="preserve">Périmètre : Référentiels P1 (17) — Nature, Localisation, Periode, Phase, Categorie, Indicateur, Indicateurs, Objectifs (déplacé Cadre Performance — à confirmer), Livrable, Genre, Currency, Etat, Frequence, Ve</w:t>
      </w:r>
      <w:r>
        <w:rPr>
          <w:sz w:val="22"/>
          <w:szCs w:val="22"/>
        </w:rPr>
        <w:t xml:space="preserve">rsion, Complement, Indicateur_Actor, Phase_Actor. Référentiels P2 (4) en lecture seule — Organisation (partie P2), Programme, Compte, Source_Finance. Arbre organisationnel versionné. Imports massifs CSV/XLSX. Réorganisations (fusion, fission, déplacement).</w:t>
      </w:r>
      <w:r>
        <w:rPr>
          <w:sz w:val="22"/>
          <w:szCs w:val="22"/>
        </w:rPr>
      </w:r>
      <w:r>
        <w:rPr>
          <w:sz w:val="22"/>
          <w:szCs w:val="22"/>
        </w:rPr>
      </w:r>
    </w:p>
    <w:p>
      <w:pPr>
        <w:pBdr/>
        <w:spacing/>
        <w:ind/>
        <w:rPr>
          <w:sz w:val="22"/>
          <w:szCs w:val="22"/>
        </w:rPr>
      </w:pPr>
      <w:r>
        <w:rPr>
          <w:sz w:val="22"/>
          <w:szCs w:val="22"/>
        </w:rPr>
        <w:t xml:space="preserve">Hors périmètre : Cadre de performance (objectifs déplacés vers le micro-service dédié). Saisie des crédits / enveloppes (Services dédiés). Authentification (SSO transverse).</w:t>
      </w:r>
      <w:r>
        <w:rPr>
          <w:sz w:val="22"/>
          <w:szCs w:val="22"/>
        </w:rPr>
      </w:r>
      <w:r>
        <w:rPr>
          <w:sz w:val="22"/>
          <w:szCs w:val="22"/>
        </w:rPr>
      </w:r>
    </w:p>
    <w:p>
      <w:pPr>
        <w:pBdr/>
        <w:spacing/>
        <w:ind/>
        <w:rPr>
          <w:sz w:val="22"/>
          <w:szCs w:val="22"/>
        </w:rPr>
      </w:pPr>
      <w:r>
        <w:rPr>
          <w:b/>
          <w:bCs/>
          <w:sz w:val="22"/>
          <w:szCs w:val="22"/>
        </w:rPr>
        <w:t xml:space="preserve">Critères de succès de l'Epic :</w:t>
      </w:r>
      <w:r>
        <w:rPr>
          <w:sz w:val="22"/>
          <w:szCs w:val="22"/>
        </w:rPr>
      </w:r>
      <w:r>
        <w:rPr>
          <w:sz w:val="22"/>
          <w:szCs w:val="22"/>
        </w:rPr>
      </w:r>
    </w:p>
    <w:p>
      <w:pPr>
        <w:pStyle w:val="962"/>
        <w:pBdr/>
        <w:spacing/>
        <w:ind/>
        <w:rPr>
          <w:sz w:val="22"/>
          <w:szCs w:val="22"/>
        </w:rPr>
      </w:pPr>
      <w:r>
        <w:rPr>
          <w:sz w:val="22"/>
          <w:szCs w:val="22"/>
        </w:rPr>
        <w:t xml:space="preserve">Les 17 référentiels P1 sont CRUD-administrables via l'IHM (§9.1) et l'API REST (§8.1).</w:t>
      </w:r>
      <w:r>
        <w:rPr>
          <w:sz w:val="22"/>
          <w:szCs w:val="22"/>
        </w:rPr>
      </w:r>
      <w:r>
        <w:rPr>
          <w:sz w:val="22"/>
          <w:szCs w:val="22"/>
        </w:rPr>
      </w:r>
    </w:p>
    <w:p>
      <w:pPr>
        <w:pStyle w:val="962"/>
        <w:pBdr/>
        <w:spacing/>
        <w:ind/>
        <w:rPr>
          <w:sz w:val="22"/>
          <w:szCs w:val="22"/>
        </w:rPr>
      </w:pPr>
      <w:r>
        <w:rPr>
          <w:sz w:val="22"/>
          <w:szCs w:val="22"/>
        </w:rPr>
        <w:t xml:space="preserve">Les 4 référentiels P2 sont synchronisés depuis la zone d'échanges SAP avec une fréquence et une stratégie de conflit arrêtées (§8.3).</w:t>
      </w:r>
      <w:r>
        <w:rPr>
          <w:sz w:val="22"/>
          <w:szCs w:val="22"/>
        </w:rPr>
      </w:r>
      <w:r>
        <w:rPr>
          <w:sz w:val="22"/>
          <w:szCs w:val="22"/>
        </w:rPr>
      </w:r>
    </w:p>
    <w:p>
      <w:pPr>
        <w:pStyle w:val="962"/>
        <w:pBdr/>
        <w:spacing/>
        <w:ind/>
        <w:rPr>
          <w:sz w:val="22"/>
          <w:szCs w:val="22"/>
        </w:rPr>
      </w:pPr>
      <w:r>
        <w:rPr>
          <w:sz w:val="22"/>
          <w:szCs w:val="22"/>
        </w:rPr>
        <w:t xml:space="preserve">L'arbre organisationnel est consultable à une date donnée et chaque réorganisation crée une nouvelle version (REF-02).</w:t>
      </w:r>
      <w:r>
        <w:rPr>
          <w:sz w:val="22"/>
          <w:szCs w:val="22"/>
        </w:rPr>
      </w:r>
      <w:r>
        <w:rPr>
          <w:sz w:val="22"/>
          <w:szCs w:val="22"/>
        </w:rPr>
      </w:r>
    </w:p>
    <w:p>
      <w:pPr>
        <w:pStyle w:val="962"/>
        <w:pBdr/>
        <w:spacing/>
        <w:ind/>
        <w:rPr>
          <w:sz w:val="22"/>
          <w:szCs w:val="22"/>
        </w:rPr>
      </w:pPr>
      <w:r>
        <w:rPr>
          <w:sz w:val="22"/>
          <w:szCs w:val="22"/>
        </w:rPr>
        <w:t xml:space="preserve">Le code de tout élément est immuable après création (REF-03) ; les IDs sont stables à travers les réorganisations (REF-04).</w:t>
      </w:r>
      <w:r>
        <w:rPr>
          <w:sz w:val="22"/>
          <w:szCs w:val="22"/>
        </w:rPr>
      </w:r>
      <w:r>
        <w:rPr>
          <w:sz w:val="22"/>
          <w:szCs w:val="22"/>
        </w:rPr>
      </w:r>
    </w:p>
    <w:p>
      <w:pPr>
        <w:pStyle w:val="962"/>
        <w:pBdr/>
        <w:spacing/>
        <w:ind/>
        <w:rPr>
          <w:sz w:val="22"/>
          <w:szCs w:val="22"/>
        </w:rPr>
      </w:pPr>
      <w:r>
        <w:rPr>
          <w:sz w:val="22"/>
          <w:szCs w:val="22"/>
        </w:rPr>
        <w:t xml:space="preserve">Les imports massifs sont atomiques (REF-05) : un échec partiel annule l'opération complète.</w:t>
      </w:r>
      <w:r>
        <w:rPr>
          <w:sz w:val="22"/>
          <w:szCs w:val="22"/>
        </w:rPr>
      </w:r>
      <w:r>
        <w:rPr>
          <w:sz w:val="22"/>
          <w:szCs w:val="22"/>
        </w:rPr>
      </w:r>
    </w:p>
    <w:p>
      <w:pPr>
        <w:pStyle w:val="962"/>
        <w:pBdr/>
        <w:spacing/>
        <w:ind/>
        <w:rPr>
          <w:sz w:val="22"/>
          <w:szCs w:val="22"/>
          <w:highlight w:val="none"/>
        </w:rPr>
      </w:pPr>
      <w:r>
        <w:rPr>
          <w:sz w:val="22"/>
          <w:szCs w:val="22"/>
        </w:rPr>
        <w:t xml:space="preserve">Les services consommateurs (Crédit, Enveloppes, DPPD/PAP/LFI, Frontend) accèdent aux données via les endpoints documentés (§8.2).</w:t>
      </w:r>
      <w:r>
        <w:rPr>
          <w:sz w:val="22"/>
          <w:szCs w:val="22"/>
          <w:highlight w:val="none"/>
        </w:rPr>
      </w:r>
      <w:r>
        <w:rPr>
          <w:sz w:val="22"/>
          <w:szCs w:val="22"/>
          <w:highlight w:val="none"/>
        </w:rPr>
      </w:r>
    </w:p>
    <w:p>
      <w:pPr>
        <w:pStyle w:val="962"/>
        <w:pBdr/>
        <w:spacing/>
        <w:ind/>
        <w:rPr>
          <w:sz w:val="22"/>
          <w:szCs w:val="22"/>
          <w:highlight w:val="none"/>
        </w:rPr>
      </w:pPr>
      <w:r>
        <w:rPr>
          <w:sz w:val="22"/>
          <w:szCs w:val="22"/>
          <w:highlight w:val="none"/>
        </w:rPr>
      </w:r>
      <w:r>
        <w:rPr>
          <w:sz w:val="22"/>
          <w:szCs w:val="22"/>
          <w:highlight w:val="none"/>
        </w:rPr>
      </w:r>
      <w:r>
        <w:rPr>
          <w:sz w:val="22"/>
          <w:szCs w:val="22"/>
          <w:highlight w:val="none"/>
        </w:rPr>
      </w:r>
    </w:p>
    <w:p>
      <w:pPr>
        <w:pStyle w:val="962"/>
        <w:pBdr/>
        <w:spacing/>
        <w:ind/>
        <w:rPr>
          <w:sz w:val="22"/>
          <w:szCs w:val="22"/>
          <w:highlight w:val="none"/>
        </w:rPr>
      </w:pPr>
      <w:r>
        <w:rPr>
          <w:sz w:val="22"/>
          <w:szCs w:val="22"/>
          <w:highlight w:val="none"/>
        </w:rPr>
      </w:r>
      <w:r>
        <w:rPr>
          <w:sz w:val="22"/>
          <w:szCs w:val="22"/>
          <w:highlight w:val="none"/>
        </w:rPr>
      </w:r>
      <w:r>
        <w:rPr>
          <w:sz w:val="22"/>
          <w:szCs w:val="22"/>
          <w:highlight w:val="none"/>
        </w:rPr>
      </w:r>
    </w:p>
    <w:p>
      <w:pPr>
        <w:pStyle w:val="962"/>
        <w:pBdr/>
        <w:spacing/>
        <w:ind/>
        <w:rPr>
          <w:sz w:val="22"/>
          <w:szCs w:val="22"/>
          <w:highlight w:val="none"/>
        </w:rPr>
      </w:pPr>
      <w:r>
        <w:rPr>
          <w:sz w:val="22"/>
          <w:szCs w:val="22"/>
          <w:highlight w:val="none"/>
        </w:rPr>
      </w:r>
      <w:r>
        <w:rPr>
          <w:sz w:val="22"/>
          <w:szCs w:val="22"/>
          <w:highlight w:val="none"/>
        </w:rPr>
      </w:r>
      <w:r>
        <w:rPr>
          <w:sz w:val="22"/>
          <w:szCs w:val="22"/>
          <w:highlight w:val="none"/>
        </w:rPr>
      </w:r>
    </w:p>
    <w:p>
      <w:pPr>
        <w:pStyle w:val="962"/>
        <w:pBdr/>
        <w:spacing/>
        <w:ind/>
        <w:rPr>
          <w:sz w:val="22"/>
          <w:szCs w:val="22"/>
          <w:highlight w:val="none"/>
        </w:rPr>
      </w:pPr>
      <w:r>
        <w:rPr>
          <w:sz w:val="22"/>
          <w:szCs w:val="22"/>
          <w:highlight w:val="none"/>
        </w:rPr>
      </w:r>
      <w:r>
        <w:rPr>
          <w:sz w:val="22"/>
          <w:szCs w:val="22"/>
          <w:highlight w:val="none"/>
        </w:rPr>
      </w:r>
      <w:r>
        <w:rPr>
          <w:sz w:val="22"/>
          <w:szCs w:val="22"/>
          <w:highlight w:val="none"/>
        </w:rPr>
      </w:r>
    </w:p>
    <w:p>
      <w:pPr>
        <w:pStyle w:val="962"/>
        <w:pBdr/>
        <w:spacing/>
        <w:ind/>
        <w:rPr>
          <w:sz w:val="22"/>
          <w:szCs w:val="22"/>
          <w:highlight w:val="none"/>
        </w:rPr>
      </w:pPr>
      <w:r>
        <w:rPr>
          <w:sz w:val="22"/>
          <w:szCs w:val="22"/>
          <w:highlight w:val="none"/>
        </w:rPr>
      </w:r>
      <w:r>
        <w:rPr>
          <w:sz w:val="22"/>
          <w:szCs w:val="22"/>
          <w:highlight w:val="none"/>
        </w:rPr>
      </w:r>
      <w:r>
        <w:rPr>
          <w:sz w:val="22"/>
          <w:szCs w:val="22"/>
          <w:highlight w:val="none"/>
        </w:rPr>
      </w:r>
    </w:p>
    <w:p>
      <w:pPr>
        <w:pStyle w:val="962"/>
        <w:pBdr/>
        <w:spacing/>
        <w:ind/>
        <w:rPr>
          <w:sz w:val="22"/>
          <w:szCs w:val="22"/>
        </w:rPr>
      </w:pPr>
      <w:r>
        <w:rPr>
          <w:sz w:val="22"/>
          <w:szCs w:val="22"/>
        </w:rPr>
      </w:r>
      <w:r>
        <w:rPr>
          <w:sz w:val="22"/>
          <w:szCs w:val="22"/>
        </w:rPr>
      </w:r>
      <w:r>
        <w:rPr>
          <w:sz w:val="22"/>
          <w:szCs w:val="22"/>
        </w:rPr>
      </w:r>
    </w:p>
    <w:tbl>
      <w:tblPr>
        <w:tblStyle w:val="767"/>
        <w:tblW w:w="0" w:type="auto"/>
        <w:tblInd w:w="0" w:type="dxa"/>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shd w:val="clear" w:color="ffffff" w:fill="ffffff"/>
        <w:tblLayout w:type="fixed"/>
        <w:tblLook w:val="04A0" w:firstRow="1" w:lastRow="0" w:firstColumn="1" w:lastColumn="0" w:noHBand="0" w:noVBand="1"/>
      </w:tblPr>
      <w:tblGrid>
        <w:gridCol w:w="961"/>
        <w:gridCol w:w="2866"/>
        <w:gridCol w:w="2409"/>
        <w:gridCol w:w="3402"/>
      </w:tblGrid>
      <w:tr>
        <w:trPr/>
        <w:tc>
          <w:tcPr>
            <w:shd w:val="clear" w:color="2962ff" w:fill="2962ff"/>
            <w:tcBorders>
              <w:top w:val="single" w:color="cccccc" w:sz="8"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2962ff" w:fill="2962ff"/>
              <w:spacing w:after="0" w:before="0"/>
              <w:ind w:right="0" w:firstLine="0" w:left="0"/>
              <w:jc w:val="both"/>
              <w:rPr/>
            </w:pPr>
            <w:r>
              <w:rPr>
                <w:rFonts w:ascii="Arial" w:hAnsi="Arial" w:eastAsia="Arial" w:cs="Arial"/>
                <w:b/>
                <w:color w:val="000000"/>
                <w:sz w:val="22"/>
              </w:rPr>
              <w:t xml:space="preserve">#</w:t>
            </w:r>
            <w:r/>
          </w:p>
        </w:tc>
        <w:tc>
          <w:tcPr>
            <w:shd w:val="clear" w:color="2962ff" w:fill="2962ff"/>
            <w:tcBorders>
              <w:top w:val="single" w:color="cccccc" w:sz="8"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2962ff" w:fill="2962ff"/>
              <w:spacing w:after="0" w:before="0"/>
              <w:ind w:right="0" w:firstLine="0" w:left="0"/>
              <w:jc w:val="both"/>
              <w:rPr/>
            </w:pPr>
            <w:r>
              <w:rPr>
                <w:rFonts w:ascii="Arial" w:hAnsi="Arial" w:eastAsia="Arial" w:cs="Arial"/>
                <w:b/>
                <w:color w:val="000000"/>
                <w:sz w:val="22"/>
              </w:rPr>
              <w:t xml:space="preserve">Question</w:t>
            </w:r>
            <w:r/>
          </w:p>
        </w:tc>
        <w:tc>
          <w:tcPr>
            <w:shd w:val="clear" w:color="2962ff" w:fill="2962ff"/>
            <w:tcBorders>
              <w:top w:val="single" w:color="cccccc" w:sz="8"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2962ff" w:fill="2962ff"/>
              <w:spacing w:after="0" w:before="0"/>
              <w:ind w:right="0" w:firstLine="0" w:left="0"/>
              <w:jc w:val="both"/>
              <w:rPr/>
            </w:pPr>
            <w:r>
              <w:rPr>
                <w:rFonts w:ascii="Arial" w:hAnsi="Arial" w:eastAsia="Arial" w:cs="Arial"/>
                <w:b/>
                <w:color w:val="000000"/>
                <w:sz w:val="22"/>
              </w:rPr>
              <w:t xml:space="preserve">Réponse</w:t>
            </w:r>
            <w:r/>
          </w:p>
        </w:tc>
        <w:tc>
          <w:tcPr>
            <w:shd w:val="clear" w:color="2962ff" w:fill="2962ff"/>
            <w:tcBorders>
              <w:top w:val="single" w:color="cccccc" w:sz="8"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rPr>
                <w:rFonts w:ascii="Arial" w:hAnsi="Arial" w:eastAsia="Arial" w:cs="Arial"/>
                <w:b/>
                <w:bCs/>
                <w:color w:val="000000"/>
                <w:sz w:val="22"/>
                <w:szCs w:val="22"/>
              </w:rPr>
            </w:pPr>
            <w:r>
              <w:rPr>
                <w:rFonts w:ascii="Arial" w:hAnsi="Arial" w:eastAsia="Arial" w:cs="Arial"/>
                <w:b/>
                <w:bCs/>
                <w:color w:val="000000"/>
                <w:sz w:val="22"/>
                <w:szCs w:val="22"/>
              </w:rPr>
              <w:t xml:space="preserve">Retour Métier</w:t>
            </w:r>
            <w:r>
              <w:rPr>
                <w:rFonts w:ascii="Arial" w:hAnsi="Arial" w:eastAsia="Arial" w:cs="Arial"/>
                <w:b/>
                <w:bCs/>
                <w:color w:val="000000"/>
                <w:sz w:val="22"/>
                <w:szCs w:val="22"/>
              </w:rPr>
            </w:r>
            <w:r>
              <w:rPr>
                <w:rFonts w:ascii="Arial" w:hAnsi="Arial" w:eastAsia="Arial" w:cs="Arial"/>
                <w:b/>
                <w:bCs/>
                <w:color w:val="000000"/>
                <w:sz w:val="22"/>
                <w:szCs w:val="22"/>
              </w:rPr>
            </w:r>
          </w:p>
        </w:tc>
      </w:tr>
      <w:tr>
        <w:trPr/>
        <w:tc>
          <w:tcPr>
            <w:tcBorders>
              <w:top w:val="single" w:color="808080" w:sz="6"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ATL-01</w:t>
            </w:r>
            <w:r/>
          </w:p>
        </w:tc>
        <w:tc>
          <w:tcPr>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Organisation — type_autre_admin : typologie attendue des « autres administrations publiques » (établissement public, agence, autorité indépendante…) ?</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eedd" w:fill="ffeedd"/>
              <w:spacing w:after="0" w:before="0"/>
              <w:ind w:right="0" w:firstLine="0" w:left="0"/>
              <w:jc w:val="both"/>
              <w:rPr/>
            </w:pPr>
            <w:r>
              <w:rPr>
                <w:rFonts w:ascii="Arial" w:hAnsi="Arial" w:eastAsia="Arial" w:cs="Arial"/>
                <w:color w:val="000000"/>
                <w:sz w:val="22"/>
              </w:rPr>
              <w:t xml:space="preserve">Le métier reviendra avec la liste de valeurs.</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c>
      </w:tr>
      <w:tr>
        <w:trPr/>
        <w:tc>
          <w:tcPr>
            <w:tcBorders>
              <w:top w:val="single" w:color="808080" w:sz="6"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ATL-02</w:t>
            </w:r>
            <w:r/>
          </w:p>
        </w:tc>
        <w:tc>
          <w:tcPr>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Organisation — conserver la modification locale P1 au lancement et prévoir une synchronisation P1 ↔ P2 anti-doublons : décision atelier à formaliser dans le contrat de sync.</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eedd" w:fill="ffeedd"/>
              <w:spacing w:after="0" w:before="0"/>
              <w:ind w:right="0" w:firstLine="0" w:left="0"/>
              <w:jc w:val="both"/>
              <w:rPr/>
            </w:pPr>
            <w:r>
              <w:rPr>
                <w:rFonts w:ascii="Arial" w:hAnsi="Arial" w:eastAsia="Arial" w:cs="Arial"/>
                <w:color w:val="000000"/>
                <w:sz w:val="22"/>
              </w:rPr>
              <w:t xml:space="preserve">Principe acté. Détail technique à arrêter.</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jc w:val="center"/>
              <w:rPr>
                <w:rFonts w:ascii="Arial" w:hAnsi="Arial" w:eastAsia="Arial" w:cs="Arial"/>
                <w:color w:val="000000"/>
                <w:sz w:val="22"/>
                <w:szCs w:val="22"/>
              </w:rPr>
            </w:pPr>
            <w:r>
              <w:rPr>
                <w:rFonts w:ascii="Arial" w:hAnsi="Arial" w:eastAsia="Arial" w:cs="Arial"/>
                <w:color w:val="000000"/>
                <w:sz w:val="22"/>
                <w:szCs w:val="22"/>
                <w:highlight w:val="none"/>
              </w:rPr>
            </w:r>
            <w:r>
              <w:rPr>
                <w:rFonts w:ascii="Arial" w:hAnsi="Arial" w:eastAsia="Arial" w:cs="Arial"/>
                <w:color w:val="000000"/>
                <w:sz w:val="22"/>
                <w:szCs w:val="22"/>
              </w:rPr>
            </w:r>
            <w:r>
              <w:rPr>
                <w:rFonts w:ascii="Arial" w:hAnsi="Arial" w:eastAsia="Arial" w:cs="Arial"/>
                <w:color w:val="000000"/>
                <w:sz w:val="22"/>
                <w:szCs w:val="22"/>
              </w:rPr>
            </w:r>
          </w:p>
          <w:p>
            <w:pPr>
              <w:pBdr/>
              <w:spacing/>
              <w:ind/>
              <w:jc w:val="center"/>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spacing/>
              <w:ind/>
              <w:jc w:val="center"/>
              <w:rPr>
                <w:rFonts w:ascii="Arial" w:hAnsi="Arial" w:eastAsia="Arial" w:cs="Arial"/>
                <w:color w:val="000000"/>
                <w:sz w:val="22"/>
                <w:szCs w:val="22"/>
                <w:highlight w:val="none"/>
              </w:rPr>
            </w:pPr>
            <w:r>
              <w:rPr>
                <w:rFonts w:ascii="Arial" w:hAnsi="Arial" w:eastAsia="Arial" w:cs="Arial"/>
                <w:color w:val="000000"/>
                <w:sz w:val="22"/>
                <w:szCs w:val="22"/>
              </w:rPr>
              <w:t xml:space="preserve">RAS</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r>
      <w:tr>
        <w:trPr/>
        <w:tc>
          <w:tcPr>
            <w:tcBorders>
              <w:top w:val="single" w:color="808080" w:sz="6"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ATL-03</w:t>
            </w:r>
            <w:r/>
          </w:p>
        </w:tc>
        <w:tc>
          <w:tcPr>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Programme — quel était l'intérêt fonctionnel historique des colonnes BIS dans le SIGIF ? Uniquement contrainte BPC, ou besoin métier persistant à conserver autrement ? (lié à PO-REF-11)</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eedd" w:fill="ffeedd"/>
              <w:spacing w:after="0" w:before="0"/>
              <w:ind w:right="0" w:firstLine="0" w:left="0"/>
              <w:jc w:val="both"/>
              <w:rPr/>
            </w:pPr>
            <w:r>
              <w:rPr>
                <w:rFonts w:ascii="Arial" w:hAnsi="Arial" w:eastAsia="Arial" w:cs="Arial"/>
                <w:color w:val="000000"/>
                <w:sz w:val="22"/>
              </w:rPr>
              <w:t xml:space="preserve">Investigation à mener par le métier.</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c>
      </w:tr>
      <w:tr>
        <w:trPr/>
        <w:tc>
          <w:tcPr>
            <w:tcBorders>
              <w:top w:val="single" w:color="808080" w:sz="6"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ATL-04</w:t>
            </w:r>
            <w:r/>
          </w:p>
        </w:tc>
        <w:tc>
          <w:tcPr>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Localisation — comment cette dimension est-elle gérée côté P2 (structure, codification, mise à jour) ? Toute divergence avec P1 doit être identifiée avant figeage du modèle.</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eedd" w:fill="ffeedd"/>
              <w:spacing w:after="0" w:before="0"/>
              <w:ind w:right="0" w:firstLine="0" w:left="0"/>
              <w:jc w:val="both"/>
              <w:rPr/>
            </w:pPr>
            <w:r>
              <w:rPr>
                <w:rFonts w:ascii="Arial" w:hAnsi="Arial" w:eastAsia="Arial" w:cs="Arial"/>
                <w:color w:val="000000"/>
                <w:sz w:val="22"/>
              </w:rPr>
              <w:t xml:space="preserve">Le métier doit revenir.</w:t>
            </w:r>
            <w:r/>
          </w:p>
          <w:p>
            <w:pPr>
              <w:pBdr>
                <w:top w:val="none" w:color="000000" w:sz="4" w:space="0"/>
                <w:left w:val="none" w:color="000000" w:sz="4" w:space="0"/>
                <w:bottom w:val="none" w:color="000000" w:sz="4" w:space="0"/>
                <w:right w:val="none" w:color="000000" w:sz="4" w:space="0"/>
              </w:pBdr>
              <w:shd w:val="clear" w:color="ffeedd" w:fill="ffeedd"/>
              <w:spacing w:after="0" w:before="0"/>
              <w:ind w:right="0" w:firstLine="0" w:left="0"/>
              <w:jc w:val="both"/>
              <w:rPr/>
            </w:pPr>
            <w:r>
              <w:rPr>
                <w:rFonts w:ascii="Arial" w:hAnsi="Arial" w:eastAsia="Arial" w:cs="Arial"/>
                <w:color w:val="000000"/>
                <w:sz w:val="22"/>
              </w:rPr>
              <w:t xml:space="preserve"> </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c>
      </w:tr>
      <w:tr>
        <w:trPr/>
        <w:tc>
          <w:tcPr>
            <w:tcBorders>
              <w:top w:val="single" w:color="808080" w:sz="6"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ATL-05</w:t>
            </w:r>
            <w:r/>
          </w:p>
        </w:tc>
        <w:tc>
          <w:tcPr>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Phase — year_type (Texte, non obligatoire) : usage, valeurs autorisées, alimentation et consommation par les agrégations.</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eedd" w:fill="ffeedd"/>
              <w:spacing w:after="0" w:before="0"/>
              <w:ind w:right="0" w:firstLine="0" w:left="0"/>
              <w:jc w:val="both"/>
              <w:rPr/>
            </w:pPr>
            <w:r>
              <w:rPr>
                <w:rFonts w:ascii="Arial" w:hAnsi="Arial" w:eastAsia="Arial" w:cs="Arial"/>
                <w:color w:val="000000"/>
                <w:sz w:val="22"/>
              </w:rPr>
              <w:t xml:space="preserve">Le métier doit revenir.</w:t>
            </w:r>
            <w:r/>
          </w:p>
        </w:tc>
        <w:tc>
          <w:tcPr>
            <w:shd w:val="clear" w:color="ffeedd" w:fill="ffeedd"/>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c>
      </w:tr>
      <w:tr>
        <w:trPr/>
        <w:tc>
          <w:tcPr>
            <w:tcBorders>
              <w:top w:val="single" w:color="808080" w:sz="6"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ATL-06</w:t>
            </w:r>
            <w:r/>
          </w:p>
        </w:tc>
        <w:tc>
          <w:tcPr>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Currency — confirmer l'intérêt : multi-devises réellement attendu ? Suppression possible ?</w:t>
            </w:r>
            <w:r/>
          </w:p>
        </w:tc>
        <w:tc>
          <w:tcPr>
            <w:shd w:val="clear" w:color="fff8dc" w:fill="fff8dc"/>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8dc" w:fill="fff8dc"/>
              <w:spacing w:after="0" w:before="0"/>
              <w:ind w:right="0" w:firstLine="0" w:left="0"/>
              <w:jc w:val="both"/>
              <w:rPr/>
            </w:pPr>
            <w:r>
              <w:rPr>
                <w:rFonts w:ascii="Arial" w:hAnsi="Arial" w:eastAsia="Arial" w:cs="Arial"/>
                <w:color w:val="000000"/>
                <w:sz w:val="22"/>
              </w:rPr>
              <w:t xml:space="preserve">Le métier doit voir l'intérêt.</w:t>
            </w:r>
            <w:r/>
          </w:p>
        </w:tc>
        <w:tc>
          <w:tcPr>
            <w:shd w:val="clear" w:color="fff8dc" w:fill="fff8dc"/>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c>
      </w:tr>
      <w:tr>
        <w:trPr/>
        <w:tc>
          <w:tcPr>
            <w:tcBorders>
              <w:top w:val="single" w:color="808080" w:sz="6" w:space="0"/>
              <w:left w:val="single" w:color="cccccc" w:sz="8" w:space="0"/>
              <w:bottom w:val="single" w:color="cccccc" w:sz="8" w:space="0"/>
              <w:right w:val="single" w:color="cccccc" w:sz="8" w:space="0"/>
            </w:tcBorders>
            <w:tcMar>
              <w:left w:w="120" w:type="dxa"/>
              <w:top w:w="80" w:type="dxa"/>
              <w:right w:w="120" w:type="dxa"/>
              <w:bottom w:w="80" w:type="dxa"/>
            </w:tcMar>
            <w:tcW w:w="961"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ATL-07</w:t>
            </w:r>
            <w:r/>
          </w:p>
        </w:tc>
        <w:tc>
          <w:tcPr>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2"/>
              </w:rPr>
              <w:t xml:space="preserve">Etat — confirmer l'intérêt : les colonnes statut de chaque référentiel suffisent-elles, rendant ce catalogue transverse redondant ?</w:t>
            </w:r>
            <w:r/>
          </w:p>
        </w:tc>
        <w:tc>
          <w:tcPr>
            <w:shd w:val="clear" w:color="fff8dc" w:fill="fff8dc"/>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240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8dc" w:fill="fff8dc"/>
              <w:spacing w:after="0" w:before="0"/>
              <w:ind w:right="0" w:firstLine="0" w:left="0"/>
              <w:jc w:val="both"/>
              <w:rPr/>
            </w:pPr>
            <w:r>
              <w:rPr>
                <w:rFonts w:ascii="Arial" w:hAnsi="Arial" w:eastAsia="Arial" w:cs="Arial"/>
                <w:color w:val="000000"/>
                <w:sz w:val="22"/>
              </w:rPr>
              <w:t xml:space="preserve">Le métier doit voir l'intérêt.</w:t>
            </w:r>
            <w:r/>
          </w:p>
        </w:tc>
        <w:tc>
          <w:tcPr>
            <w:shd w:val="clear" w:color="fff8dc" w:fill="fff8dc"/>
            <w:tcBorders>
              <w:top w:val="single" w:color="808080" w:sz="6" w:space="0"/>
              <w:left w:val="single" w:color="808080" w:sz="6" w:space="0"/>
              <w:bottom w:val="single" w:color="cccccc" w:sz="8" w:space="0"/>
              <w:right w:val="single" w:color="cccccc" w:sz="8" w:space="0"/>
            </w:tcBorders>
            <w:tcMar>
              <w:left w:w="120" w:type="dxa"/>
              <w:top w:w="80" w:type="dxa"/>
              <w:right w:w="120" w:type="dxa"/>
              <w:bottom w:w="80" w:type="dxa"/>
            </w:tcMar>
            <w:tcW w:w="3402" w:type="dxa"/>
            <w:vAlign w:val="top"/>
            <w:textDirection w:val="lrTb"/>
            <w:noWrap w:val="false"/>
          </w:tcPr>
          <w:p>
            <w:pPr>
              <w:pBdr/>
              <w:spacing/>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c>
      </w:tr>
    </w:tbl>
    <w:p>
      <w:pPr>
        <w:pStyle w:val="962"/>
        <w:pBdr/>
        <w:spacing/>
        <w:ind/>
        <w:rPr>
          <w:sz w:val="22"/>
          <w:szCs w:val="22"/>
        </w:rPr>
      </w:pPr>
      <w:r>
        <w:br/>
      </w:r>
      <w:r>
        <w:rPr>
          <w:sz w:val="22"/>
          <w:szCs w:val="22"/>
        </w:rPr>
      </w:r>
      <w:r>
        <w:rPr>
          <w:sz w:val="22"/>
          <w:szCs w:val="22"/>
        </w:rPr>
      </w:r>
    </w:p>
    <w:sectPr>
      <w:headerReference w:type="default" r:id="rId10"/>
      <w:footerReference w:type="default" r:id="rId12"/>
      <w:footnotePr/>
      <w:endnotePr/>
      <w:type w:val="nextPage"/>
      <w:pgSz w:h="16838" w:orient="portrait" w:w="11906"/>
      <w:pgMar w:top="1700" w:right="1134" w:bottom="1134" w:left="1134" w:header="708" w:footer="708" w:gutter="0"/>
      <w:pgNumType w:start="1"/>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 w:author="Khady Bâ" w:date="2026-05-26T13:18:16Z" w:initials="KB">
    <w:p w14:paraId="00000001" w14:textId="00000001">
      <w:pPr>
        <w:spacing w:line="240" w:after="0" w:lineRule="auto" w:before="0"/>
        <w:ind w:firstLine="0" w:left="0" w:right="0"/>
        <w:jc w:val="left"/>
      </w:pPr>
      <w:r>
        <w:rPr>
          <w:rFonts w:eastAsia="Arial" w:ascii="Arial" w:hAnsi="Arial" w:cs="Arial"/>
          <w:sz w:val="22"/>
        </w:rPr>
        <w:t xml:space="preserve">Harmoniser avec la codification du P2</w:t>
      </w:r>
    </w:p>
  </w:comment>
  <w:comment w:id="11" w:author="Khady Bâ" w:date="2026-05-26T13:16:30Z" w:initials="KB">
    <w:p w14:paraId="00000002" w14:textId="00000002">
      <w:pPr>
        <w:spacing w:line="240" w:after="0" w:lineRule="auto" w:before="0"/>
        <w:ind w:firstLine="0" w:left="0" w:right="0"/>
        <w:jc w:val="left"/>
      </w:pPr>
      <w:r>
        <w:rPr>
          <w:rFonts w:eastAsia="Arial" w:ascii="Arial" w:hAnsi="Arial" w:cs="Arial"/>
          <w:sz w:val="22"/>
        </w:rPr>
        <w:t xml:space="preserve">C'est les programmes, actions et activités. Proviennent de P2</w:t>
      </w:r>
    </w:p>
  </w:comment>
  <w:comment w:id="10" w:author="Khady Bâ" w:date="2026-05-26T13:07:00Z" w:initials="KB">
    <w:p w14:paraId="00000003" w14:textId="00000003">
      <w:pPr>
        <w:spacing w:line="240" w:after="0" w:lineRule="auto" w:before="0"/>
        <w:ind w:firstLine="0" w:left="0" w:right="0"/>
        <w:jc w:val="left"/>
      </w:pPr>
      <w:r>
        <w:rPr>
          <w:rFonts w:eastAsia="Arial" w:ascii="Arial" w:hAnsi="Arial" w:cs="Arial"/>
          <w:sz w:val="22"/>
        </w:rPr>
        <w:t xml:space="preserve">Ajouter un autre cas pour mettre à jour les données (charger les modifications)</w:t>
      </w:r>
    </w:p>
  </w:comment>
  <w:comment w:id="9" w:author="Bilail  BEN YAHIA" w:date="2026-06-01T12:41:54Z" w:initials="BBY">
    <w:p w14:paraId="00000004" w14:textId="00000004">
      <w:pPr>
        <w:spacing w:line="240" w:after="0" w:lineRule="auto" w:before="0"/>
        <w:ind w:firstLine="0" w:left="0" w:right="0"/>
        <w:jc w:val="left"/>
      </w:pPr>
      <w:r>
        <w:rPr>
          <w:rFonts w:eastAsia="Arial" w:ascii="Arial" w:hAnsi="Arial" w:cs="Arial"/>
          <w:sz w:val="22"/>
        </w:rPr>
        <w:t xml:space="preserve">version intermédiaire sont parter par les MS de doc et les version majeures sous forme d'enum</w:t>
      </w:r>
    </w:p>
  </w:comment>
  <w:comment w:id="8" w:author="Bilail  BEN YAHIA" w:date="2026-06-01T12:33:32Z" w:initials="BBY">
    <w:p w14:paraId="00000005" w14:textId="00000005">
      <w:pPr>
        <w:spacing w:line="240" w:after="0" w:lineRule="auto" w:before="0"/>
        <w:ind w:firstLine="0" w:left="0" w:right="0"/>
        <w:jc w:val="left"/>
      </w:pPr>
      <w:r>
        <w:rPr>
          <w:rFonts w:eastAsia="Arial" w:ascii="Arial" w:hAnsi="Arial" w:cs="Arial"/>
          <w:sz w:val="22"/>
        </w:rPr>
        <w:t xml:space="preserve">pas réutilisé dans la nouvelle app</w:t>
      </w:r>
    </w:p>
  </w:comment>
  <w:comment w:id="7" w:author="Bilail  BEN YAHIA" w:date="2026-06-01T12:26:05Z" w:initials="BBY">
    <w:p w14:paraId="00000006" w14:textId="00000006">
      <w:pPr>
        <w:spacing w:line="240" w:after="0" w:lineRule="auto" w:before="0"/>
        <w:ind w:firstLine="0" w:left="0" w:right="0"/>
        <w:jc w:val="left"/>
      </w:pPr>
      <w:r>
        <w:rPr>
          <w:rFonts w:eastAsia="Arial" w:ascii="Arial" w:hAnsi="Arial" w:cs="Arial"/>
          <w:sz w:val="22"/>
        </w:rPr>
        <w:t xml:space="preserve">Proposition de séprarer en différentes tables : </w:t>
      </w:r>
    </w:p>
    <w:p w14:paraId="00000007" w14:textId="00000007">
      <w:pPr>
        <w:spacing w:line="240" w:after="0" w:lineRule="auto" w:before="0"/>
        <w:ind w:firstLine="0" w:left="0" w:right="0"/>
        <w:jc w:val="left"/>
      </w:pPr>
      <w:r>
        <w:rPr>
          <w:rFonts w:eastAsia="Arial" w:ascii="Arial" w:hAnsi="Arial" w:cs="Arial"/>
          <w:sz w:val="22"/>
        </w:rPr>
        <w:t xml:space="preserve">- Genres</w:t>
      </w:r>
    </w:p>
    <w:p w14:paraId="00000008" w14:textId="00000008">
      <w:pPr>
        <w:spacing w:line="240" w:after="0" w:lineRule="auto" w:before="0"/>
        <w:ind w:firstLine="0" w:left="0" w:right="0"/>
        <w:jc w:val="left"/>
      </w:pPr>
      <w:r>
        <w:rPr>
          <w:rFonts w:eastAsia="Arial" w:ascii="Arial" w:hAnsi="Arial" w:cs="Arial"/>
          <w:sz w:val="22"/>
        </w:rPr>
        <w:t xml:space="preserve">- Mesures (PIB + sous mesures)</w:t>
      </w:r>
    </w:p>
  </w:comment>
  <w:comment w:id="6" w:author="Bilail  BEN YAHIA" w:date="2026-06-01T12:18:06Z" w:initials="BBY">
    <w:p w14:paraId="00000009" w14:textId="00000009">
      <w:pPr>
        <w:spacing w:line="240" w:after="0" w:lineRule="auto" w:before="0"/>
        <w:ind w:firstLine="0" w:left="0" w:right="0"/>
        <w:jc w:val="left"/>
      </w:pPr>
      <w:r>
        <w:rPr>
          <w:rFonts w:eastAsia="Arial" w:ascii="Arial" w:hAnsi="Arial" w:cs="Arial"/>
          <w:sz w:val="22"/>
        </w:rPr>
        <w:t xml:space="preserve">colonne Owner supprimé porté par la gestion de role et de permision</w:t>
      </w:r>
    </w:p>
  </w:comment>
  <w:comment w:id="5" w:author="Bilail  BEN YAHIA" w:date="2026-06-01T11:53:26Z" w:initials="BBY">
    <w:p w14:paraId="0000000A" w14:textId="0000000A">
      <w:pPr>
        <w:spacing w:line="240" w:after="0" w:lineRule="auto" w:before="0"/>
        <w:ind w:firstLine="0" w:left="0" w:right="0"/>
        <w:jc w:val="left"/>
      </w:pPr>
      <w:r>
        <w:rPr>
          <w:rFonts w:eastAsia="Arial" w:ascii="Arial" w:hAnsi="Arial" w:cs="Arial"/>
          <w:sz w:val="22"/>
        </w:rPr>
        <w:t xml:space="preserve">Voir plus tard en fonction des besoins, si necessaire d'avoir un découpage par mois / trimestre ?</w:t>
      </w:r>
    </w:p>
  </w:comment>
  <w:comment w:id="4" w:author="Bilail  BEN YAHIA" w:date="2026-06-01T11:44:41Z" w:initials="BBY">
    <w:p w14:paraId="0000000B" w14:textId="0000000B">
      <w:pPr>
        <w:spacing w:line="240" w:after="0" w:lineRule="auto" w:before="0"/>
        <w:ind w:firstLine="0" w:left="0" w:right="0"/>
        <w:jc w:val="left"/>
      </w:pPr>
      <w:r>
        <w:rPr>
          <w:rFonts w:eastAsia="Arial" w:ascii="Arial" w:hAnsi="Arial" w:cs="Arial"/>
          <w:sz w:val="22"/>
        </w:rPr>
        <w:t xml:space="preserve">Localisation P1 et P2 indépendant et P2 ne consomme pas le ref localisation de P1</w:t>
      </w:r>
    </w:p>
  </w:comment>
  <w:comment w:id="3" w:author="Mignane DIOUF" w:date="2026-05-11T11:56:00Z" w:initials="MD">
    <w:p w14:paraId="0000000C" w14:textId="0000000C">
      <w:pPr>
        <w:spacing w:line="240" w:after="0" w:lineRule="auto" w:before="0"/>
        <w:ind w:firstLine="0" w:left="0" w:right="0"/>
        <w:jc w:val="left"/>
      </w:pPr>
      <w:r>
        <w:rPr>
          <w:rFonts w:eastAsia="Arial" w:ascii="Arial" w:hAnsi="Arial" w:cs="Arial"/>
          <w:sz w:val="22"/>
        </w:rPr>
        <w:t xml:space="preserve">A priori certaines proprietes actuellement presentes dans BPC seraient utiles ici.</w:t>
      </w:r>
    </w:p>
    <w:p w14:paraId="0000000D" w14:textId="0000000D">
      <w:pPr>
        <w:spacing w:line="240" w:after="0" w:lineRule="auto" w:before="0"/>
        <w:ind w:firstLine="0" w:left="0" w:right="0"/>
        <w:jc w:val="left"/>
      </w:pPr>
      <w:r>
        <w:rPr>
          <w:rFonts w:eastAsia="Arial" w:ascii="Arial" w:hAnsi="Arial" w:cs="Arial"/>
          <w:sz w:val="22"/>
        </w:rPr>
        <w:t xml:space="preserve"/>
      </w:r>
    </w:p>
    <w:p w14:paraId="0000000E" w14:textId="0000000E">
      <w:pPr>
        <w:spacing w:line="240" w:after="0" w:lineRule="auto" w:before="0"/>
        <w:ind w:firstLine="0" w:left="0" w:right="0"/>
        <w:jc w:val="left"/>
      </w:pPr>
      <w:r>
        <w:rPr>
          <w:rFonts w:eastAsia="Arial" w:ascii="Arial" w:hAnsi="Arial" w:cs="Arial"/>
          <w:sz w:val="22"/>
        </w:rPr>
        <w:t xml:space="preserve">Lister l'ensemble des proprietes dont on suggere la suppression pour qu'il y a un echange sur l'interet fonctionnel avec comme options : </w:t>
      </w:r>
    </w:p>
    <w:p w14:paraId="0000000F" w14:textId="0000000F">
      <w:pPr>
        <w:spacing w:line="240" w:after="0" w:lineRule="auto" w:before="0"/>
        <w:ind w:firstLine="0" w:left="0" w:right="0"/>
        <w:jc w:val="left"/>
      </w:pPr>
      <w:r>
        <w:rPr>
          <w:rFonts w:eastAsia="Arial" w:ascii="Arial" w:hAnsi="Arial" w:cs="Arial"/>
          <w:sz w:val="22"/>
        </w:rPr>
        <w:t xml:space="preserve">- de les maintenir</w:t>
      </w:r>
    </w:p>
    <w:p w14:paraId="00000010" w14:textId="00000010">
      <w:pPr>
        <w:spacing w:line="240" w:after="0" w:lineRule="auto" w:before="0"/>
        <w:ind w:firstLine="0" w:left="0" w:right="0"/>
        <w:jc w:val="left"/>
      </w:pPr>
      <w:r>
        <w:rPr>
          <w:rFonts w:eastAsia="Arial" w:ascii="Arial" w:hAnsi="Arial" w:cs="Arial"/>
          <w:sz w:val="22"/>
        </w:rPr>
        <w:t xml:space="preserve">- de les supprimer</w:t>
      </w:r>
    </w:p>
    <w:p w14:paraId="00000011" w14:textId="00000011">
      <w:pPr>
        <w:spacing w:line="240" w:after="0" w:lineRule="auto" w:before="0"/>
        <w:ind w:firstLine="0" w:left="0" w:right="0"/>
        <w:jc w:val="left"/>
      </w:pPr>
      <w:r>
        <w:rPr>
          <w:rFonts w:eastAsia="Arial" w:ascii="Arial" w:hAnsi="Arial" w:cs="Arial"/>
          <w:sz w:val="22"/>
        </w:rPr>
        <w:t xml:space="preserve">- de les remplacer en repondant mieux au besoin fonctionnel si pertinent</w:t>
      </w:r>
    </w:p>
    <w:p w14:paraId="00000012" w14:textId="00000012">
      <w:pPr>
        <w:spacing w:line="240" w:after="0" w:lineRule="auto" w:before="0"/>
        <w:ind w:firstLine="0" w:left="0" w:right="0"/>
        <w:jc w:val="left"/>
      </w:pPr>
      <w:r>
        <w:rPr>
          <w:rFonts w:eastAsia="Arial" w:ascii="Arial" w:hAnsi="Arial" w:cs="Arial"/>
          <w:sz w:val="22"/>
        </w:rPr>
        <w:t xml:space="preserve"/>
      </w:r>
    </w:p>
    <w:p w14:paraId="00000013" w14:textId="00000013">
      <w:pPr>
        <w:spacing w:line="240" w:after="0" w:lineRule="auto" w:before="0"/>
        <w:ind w:firstLine="0" w:left="0" w:right="0"/>
        <w:jc w:val="left"/>
      </w:pPr>
      <w:r>
        <w:rPr>
          <w:rFonts w:eastAsia="Arial" w:ascii="Arial" w:hAnsi="Arial" w:cs="Arial"/>
          <w:sz w:val="22"/>
        </w:rPr>
        <w:t xml:space="preserve"/>
      </w:r>
    </w:p>
    <w:p w14:paraId="00000014" w14:textId="00000014">
      <w:pPr>
        <w:spacing w:line="240" w:after="0" w:lineRule="auto" w:before="0"/>
        <w:ind w:firstLine="0" w:left="0" w:right="0"/>
        <w:jc w:val="left"/>
      </w:pPr>
      <w:r>
        <w:rPr>
          <w:rFonts w:eastAsia="Arial" w:ascii="Arial" w:hAnsi="Arial" w:cs="Arial"/>
          <w:sz w:val="22"/>
        </w:rPr>
        <w:t xml:space="preserve">@Bilail BEN YAHIA </w:t>
      </w:r>
    </w:p>
  </w:comment>
  <w:comment w:id="2" w:author="Mignane DIOUF" w:date="2026-05-11T11:45:00Z" w:initials="MD">
    <w:p w14:paraId="00000015" w14:textId="00000015">
      <w:pPr>
        <w:spacing w:line="240" w:after="0" w:lineRule="auto" w:before="0"/>
        <w:ind w:firstLine="0" w:left="0" w:right="0"/>
        <w:jc w:val="left"/>
      </w:pPr>
      <w:r>
        <w:rPr>
          <w:rFonts w:eastAsia="Arial" w:ascii="Arial" w:hAnsi="Arial" w:cs="Arial"/>
          <w:sz w:val="22"/>
        </w:rPr>
        <w:t xml:space="preserve">@Bilail BEN YAHIA  pourquoi est-il indique qu'il n'y a pas de cycle hierarchique alors qu'il y a la relation parent-enfant</w:t>
      </w:r>
    </w:p>
  </w:comment>
  <w:comment w:id="1" w:author="Mignane DIOUF" w:date="2026-05-11T11:52:00Z" w:initials="MD">
    <w:p w14:paraId="00000016" w14:textId="00000016">
      <w:pPr>
        <w:spacing w:line="240" w:after="0" w:lineRule="auto" w:before="0"/>
        <w:ind w:firstLine="0" w:left="0" w:right="0"/>
        <w:jc w:val="left"/>
      </w:pPr>
      <w:r>
        <w:rPr>
          <w:rFonts w:eastAsia="Arial" w:ascii="Arial" w:hAnsi="Arial" w:cs="Arial"/>
          <w:sz w:val="22"/>
        </w:rPr>
        <w:t xml:space="preserve">pour revenir a la remarque de la CAGES sur la complétion / modification de code, on peut envisager un libelle a ajouter dans les differentes tables de referentiel qui serait initialise a partir du code partage avec le P2, mais sur lequel le P1 aurait la main</w:t>
      </w:r>
    </w:p>
    <w:p w14:paraId="00000017" w14:textId="00000017">
      <w:pPr>
        <w:spacing w:line="240" w:after="0" w:lineRule="auto" w:before="0"/>
        <w:ind w:firstLine="0" w:left="0" w:right="0"/>
        <w:jc w:val="left"/>
      </w:pPr>
      <w:r>
        <w:rPr>
          <w:rFonts w:eastAsia="Arial" w:ascii="Arial" w:hAnsi="Arial" w:cs="Arial"/>
          <w:sz w:val="22"/>
        </w:rPr>
        <w:t xml:space="preserve"/>
      </w:r>
    </w:p>
    <w:p w14:paraId="00000018" w14:textId="00000018">
      <w:pPr>
        <w:spacing w:line="240" w:after="0" w:lineRule="auto" w:before="0"/>
        <w:ind w:firstLine="0" w:left="0" w:right="0"/>
        <w:jc w:val="left"/>
      </w:pPr>
      <w:r>
        <w:rPr>
          <w:rFonts w:eastAsia="Arial" w:ascii="Arial" w:hAnsi="Arial" w:cs="Arial"/>
          <w:sz w:val="22"/>
        </w:rPr>
        <w:t xml:space="preserve">C'est ce libelle qui serait affiche a l'ecran pour les differents utilisateurs @Bilail BEN YAHIA </w:t>
      </w:r>
    </w:p>
    <w:p w14:paraId="00000019" w14:textId="00000019">
      <w:pPr>
        <w:spacing w:line="240" w:after="0" w:lineRule="auto" w:before="0"/>
        <w:ind w:firstLine="0" w:left="0" w:right="0"/>
        <w:jc w:val="left"/>
      </w:pPr>
      <w:r>
        <w:rPr>
          <w:rFonts w:eastAsia="Arial" w:ascii="Arial" w:hAnsi="Arial" w:cs="Arial"/>
          <w:sz w:val="22"/>
        </w:rPr>
        <w:t xml:space="preserve"/>
      </w:r>
    </w:p>
    <w:p w14:paraId="0000001A" w14:textId="0000001A">
      <w:pPr>
        <w:spacing w:line="240" w:after="0" w:lineRule="auto" w:before="0"/>
        <w:ind w:firstLine="0" w:left="0" w:right="0"/>
        <w:jc w:val="left"/>
      </w:pPr>
      <w:r>
        <w:rPr>
          <w:rFonts w:eastAsia="Arial" w:ascii="Arial" w:hAnsi="Arial" w:cs="Arial"/>
          <w:sz w:val="22"/>
        </w:rPr>
        <w:t xml:space="preserve">Point valable pour les autres tables du referentiel</w:t>
      </w:r>
    </w:p>
  </w:comment>
  <w:comment w:id="0" w:author="Mignane DIOUF" w:date="2026-05-11T11:41:00Z" w:initials="MD">
    <w:p w14:paraId="0000001B" w14:textId="0000001B">
      <w:pPr>
        <w:spacing w:line="240" w:after="0" w:lineRule="auto" w:before="0"/>
        <w:ind w:firstLine="0" w:left="0" w:right="0"/>
        <w:jc w:val="left"/>
      </w:pPr>
      <w:r>
        <w:rPr>
          <w:rFonts w:eastAsia="Arial" w:ascii="Arial" w:hAnsi="Arial" w:cs="Arial"/>
          <w:sz w:val="22"/>
        </w:rPr>
        <w:t xml:space="preserve">il y a deux notions a ajouter dans cette table : </w:t>
      </w:r>
    </w:p>
    <w:p w14:paraId="0000001C" w14:textId="0000001C">
      <w:pPr>
        <w:spacing w:line="240" w:after="0" w:lineRule="auto" w:before="0"/>
        <w:ind w:firstLine="0" w:left="0" w:right="0"/>
        <w:jc w:val="left"/>
      </w:pPr>
      <w:r>
        <w:rPr>
          <w:rFonts w:eastAsia="Arial" w:ascii="Arial" w:hAnsi="Arial" w:cs="Arial"/>
          <w:sz w:val="22"/>
        </w:rPr>
        <w:t xml:space="preserve">- la notion de propriete du compte budgetaire</w:t>
      </w:r>
    </w:p>
    <w:p w14:paraId="0000001D" w14:textId="0000001D">
      <w:pPr>
        <w:spacing w:line="240" w:after="0" w:lineRule="auto" w:before="0"/>
        <w:ind w:firstLine="0" w:left="0" w:right="0"/>
        <w:jc w:val="left"/>
      </w:pPr>
      <w:r>
        <w:rPr>
          <w:rFonts w:eastAsia="Arial" w:ascii="Arial" w:hAnsi="Arial" w:cs="Arial"/>
          <w:sz w:val="22"/>
        </w:rPr>
        <w:t xml:space="preserve">- la notion d'autorisation d'ecriture / visibilite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1"/>
  <w15:commentEx w15:paraId="00000005" w15:done="0"/>
  <w15:commentEx w15:paraId="00000008" w15:done="0"/>
  <w15:commentEx w15:paraId="00000009" w15:done="0"/>
  <w15:commentEx w15:paraId="0000000A" w15:done="0"/>
  <w15:commentEx w15:paraId="0000000B" w15:done="0"/>
  <w15:commentEx w15:paraId="00000014" w15:done="1"/>
  <w15:commentEx w15:paraId="00000015" w15:done="1"/>
  <w15:commentEx w15:paraId="0000001A" w15:done="1"/>
  <w15:commentEx w15:paraId="0000001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7A4A896" w16cex:dateUtc="2026-05-26T13:18:16Z"/>
  <w16cex:commentExtensible w16cex:durableId="7B36A060" w16cex:dateUtc="2026-05-26T13:16:30Z"/>
  <w16cex:commentExtensible w16cex:durableId="61F81F5F" w16cex:dateUtc="2026-05-26T13:07:00Z"/>
  <w16cex:commentExtensible w16cex:durableId="53F5AB1F" w16cex:dateUtc="2026-06-01T10:41:54Z"/>
  <w16cex:commentExtensible w16cex:durableId="277E956F" w16cex:dateUtc="2026-06-01T10:33:32Z"/>
  <w16cex:commentExtensible w16cex:durableId="2CE0A11B" w16cex:dateUtc="2026-06-01T10:26:05Z"/>
  <w16cex:commentExtensible w16cex:durableId="1C96E947" w16cex:dateUtc="2026-06-01T10:18:06Z"/>
  <w16cex:commentExtensible w16cex:durableId="021D81BD" w16cex:dateUtc="2026-06-01T09:53:26Z"/>
  <w16cex:commentExtensible w16cex:durableId="66304552" w16cex:dateUtc="2026-06-01T09:44:41Z"/>
  <w16cex:commentExtensible w16cex:durableId="327F7EF1" w16cex:dateUtc="2026-05-11T10:56:00Z"/>
  <w16cex:commentExtensible w16cex:durableId="7FCED01C" w16cex:dateUtc="2026-05-11T10:45:00Z"/>
  <w16cex:commentExtensible w16cex:durableId="3E08C5E1" w16cex:dateUtc="2026-05-11T10:52:00Z"/>
  <w16cex:commentExtensible w16cex:durableId="26511C69" w16cex:dateUtc="2026-05-11T10:41: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7A4A896"/>
  <w16cid:commentId w16cid:paraId="00000002" w16cid:durableId="7B36A060"/>
  <w16cid:commentId w16cid:paraId="00000003" w16cid:durableId="61F81F5F"/>
  <w16cid:commentId w16cid:paraId="00000004" w16cid:durableId="53F5AB1F"/>
  <w16cid:commentId w16cid:paraId="00000005" w16cid:durableId="277E956F"/>
  <w16cid:commentId w16cid:paraId="00000008" w16cid:durableId="2CE0A11B"/>
  <w16cid:commentId w16cid:paraId="00000009" w16cid:durableId="1C96E947"/>
  <w16cid:commentId w16cid:paraId="0000000A" w16cid:durableId="021D81BD"/>
  <w16cid:commentId w16cid:paraId="0000000B" w16cid:durableId="66304552"/>
  <w16cid:commentId w16cid:paraId="00000014" w16cid:durableId="327F7EF1"/>
  <w16cid:commentId w16cid:paraId="00000015" w16cid:durableId="7FCED01C"/>
  <w16cid:commentId w16cid:paraId="0000001A" w16cid:durableId="3E08C5E1"/>
  <w16cid:commentId w16cid:paraId="0000001D" w16cid:durableId="26511C6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游明朝">
    <w:panose1 w:val="020B060303080402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Aptos">
    <w:panose1 w:val="020B0603030804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808080"/>
        <w:sz w:val="16"/>
        <w:szCs w:val="16"/>
      </w:rPr>
      <w:t xml:space="preserve">SVC-REF — Service Référentiel  |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t xml:space="preserve">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t xml:space="preserve">4</w:t>
    </w:r>
    <w:r>
      <w:rPr>
        <w:color w:val="808080"/>
        <w:sz w:val="16"/>
        <w:szCs w:val="1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b/>
        <w:bCs/>
        <w:color w:val="2962ff"/>
        <w:sz w:val="16"/>
        <w:szCs w:val="16"/>
      </w:rPr>
      <w:t xml:space="preserve">OUIDOU</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Aptos" w:hAnsi="Aptos" w:eastAsia="Aptos" w:cs="Aptos"/>
        <w:b/>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Aptos" w:hAnsi="Aptos" w:eastAsia="Aptos" w:cs="Aptos"/>
        <w:b/>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after="80"/>
        <w:ind w:hanging="360" w:left="720"/>
      </w:pPr>
      <w:rPr>
        <w:rFonts w:ascii="Aptos" w:hAnsi="Aptos" w:eastAsia="Aptos" w:cs="Aptos"/>
        <w:sz w:val="20"/>
        <w:szCs w:val="20"/>
        <w:lang w:val="fr-FR"/>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5">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start w:val="1"/>
      <w:suff w:val="tab"/>
    </w:lvl>
    <w:lvl w:ilvl="2">
      <w:isLgl w:val="false"/>
      <w:lvlJc w:val="left"/>
      <w:lvlText w:val="%1.%2.%3"/>
      <w:numFmt w:val="decimal"/>
      <w:pPr>
        <w:pBdr/>
        <w:spacing/>
        <w:ind w:firstLine="0" w:left="0"/>
      </w:pPr>
      <w:rPr/>
      <w:start w:val="1"/>
      <w:suff w:val="tab"/>
    </w:lvl>
    <w:lvl w:ilvl="3">
      <w:isLgl w:val="false"/>
      <w:lvlJc w:val="left"/>
      <w:lvlText w:val="%1.%2.%3.%4"/>
      <w:numFmt w:val="decimal"/>
      <w:pPr>
        <w:pBdr/>
        <w:spacing/>
        <w:ind w:firstLine="0" w:left="0"/>
      </w:pPr>
      <w:rPr/>
      <w:start w:val="1"/>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6">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7">
    <w:lvl w:ilvl="0">
      <w:isLgl w:val="false"/>
      <w:lvlJc w:val="left"/>
      <w:lvlText w:val="–"/>
      <w:numFmt w:val="bullet"/>
      <w:pPr>
        <w:pBdr/>
        <w:spacing w:after="80"/>
        <w:ind w:hanging="360" w:left="720"/>
      </w:pPr>
      <w:rPr>
        <w:rFonts w:ascii="Aptos" w:hAnsi="Aptos" w:eastAsia="Aptos" w:cs="Aptos"/>
        <w:sz w:val="20"/>
        <w:szCs w:val="20"/>
        <w:lang w:val="fr-FR"/>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num w:numId="1">
    <w:abstractNumId w:val="4"/>
    <w:lvlOverride w:ilvl="0">
      <w:startOverride w:val="1"/>
    </w:lvlOverride>
  </w:num>
  <w:num w:numId="2">
    <w:abstractNumId w:val="5"/>
    <w:lvlOverride w:ilvl="0">
      <w:startOverride w:val="1"/>
    </w:lvlOverride>
  </w:num>
  <w:num w:numId="3">
    <w:abstractNumId w:val="3"/>
    <w:lvlOverride w:ilvl="0">
      <w:startOverride w:val="1"/>
    </w:lvlOverride>
  </w:num>
  <w:num w:numId="4">
    <w:abstractNumId w:val="0"/>
  </w:num>
  <w:num w:numId="5">
    <w:abstractNumId w:val="2"/>
  </w:num>
  <w:num w:numId="6">
    <w:abstractNumId w:val="1"/>
  </w:num>
  <w:num w:numId="7">
    <w:abstractNumId w:val="6"/>
  </w:num>
  <w:num w:numId="8">
    <w:abstractNumId w:val="7"/>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hady Bâ">
    <w15:presenceInfo w15:providerId="Teamlab" w15:userId="kba"/>
  </w15:person>
  <w15:person w15:author="Bilail  BEN YAHIA">
    <w15:presenceInfo w15:providerId="Teamlab" w15:userId="bilail.benyahia@ouidou.fr"/>
  </w15:person>
  <w15:person w15:author="Mignane DIOUF">
    <w15:presenceInfo w15:providerId="AD" w15:userId="S::mignane.diouf@ouidou.fr::a2934906-2479-4c74-bbcc-5f493721ce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Aptos" w:cs="Aptos"/>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7">
    <w:name w:val="Table Grid"/>
    <w:basedOn w:val="93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Table Grid Light"/>
    <w:basedOn w:val="9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9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93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9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9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9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9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9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9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9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9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9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9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9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9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9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9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9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9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9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9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9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9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9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9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9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9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9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9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9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9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9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9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9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9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9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9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9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9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9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9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9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9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9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9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9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9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9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9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67">
    <w:name w:val="List Table 7 Colorful - Accent 2"/>
    <w:basedOn w:val="9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68">
    <w:name w:val="List Table 7 Colorful - Accent 3"/>
    <w:basedOn w:val="9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69">
    <w:name w:val="List Table 7 Colorful - Accent 4"/>
    <w:basedOn w:val="9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70">
    <w:name w:val="List Table 7 Colorful - Accent 5"/>
    <w:basedOn w:val="9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71">
    <w:name w:val="List Table 7 Colorful - Accent 6"/>
    <w:basedOn w:val="9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2">
    <w:name w:val="Lined - Accent"/>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9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9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9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9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9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9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9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9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Heading 7"/>
    <w:basedOn w:val="923"/>
    <w:next w:val="923"/>
    <w:link w:val="90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23"/>
    <w:next w:val="923"/>
    <w:link w:val="90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23"/>
    <w:next w:val="923"/>
    <w:link w:val="90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name w:val="Heading 1 Char"/>
    <w:basedOn w:val="930"/>
    <w:link w:val="924"/>
    <w:uiPriority w:val="9"/>
    <w:pPr>
      <w:pBdr/>
      <w:spacing/>
      <w:ind/>
    </w:pPr>
    <w:rPr>
      <w:rFonts w:ascii="Arial" w:hAnsi="Arial" w:eastAsia="Arial" w:cs="Arial"/>
      <w:color w:val="0f4761" w:themeColor="accent1" w:themeShade="BF"/>
      <w:sz w:val="40"/>
      <w:szCs w:val="40"/>
    </w:rPr>
  </w:style>
  <w:style w:type="character" w:styleId="897">
    <w:name w:val="Heading 2 Char"/>
    <w:basedOn w:val="930"/>
    <w:link w:val="925"/>
    <w:uiPriority w:val="9"/>
    <w:pPr>
      <w:pBdr/>
      <w:spacing/>
      <w:ind/>
    </w:pPr>
    <w:rPr>
      <w:rFonts w:ascii="Arial" w:hAnsi="Arial" w:eastAsia="Arial" w:cs="Arial"/>
      <w:color w:val="0f4761" w:themeColor="accent1" w:themeShade="BF"/>
      <w:sz w:val="32"/>
      <w:szCs w:val="32"/>
    </w:rPr>
  </w:style>
  <w:style w:type="character" w:styleId="898">
    <w:name w:val="Heading 3 Char"/>
    <w:basedOn w:val="930"/>
    <w:link w:val="926"/>
    <w:uiPriority w:val="9"/>
    <w:pPr>
      <w:pBdr/>
      <w:spacing/>
      <w:ind/>
    </w:pPr>
    <w:rPr>
      <w:rFonts w:ascii="Arial" w:hAnsi="Arial" w:eastAsia="Arial" w:cs="Arial"/>
      <w:color w:val="0f4761" w:themeColor="accent1" w:themeShade="BF"/>
      <w:sz w:val="28"/>
      <w:szCs w:val="28"/>
    </w:rPr>
  </w:style>
  <w:style w:type="character" w:styleId="899">
    <w:name w:val="Heading 4 Char"/>
    <w:basedOn w:val="930"/>
    <w:link w:val="927"/>
    <w:uiPriority w:val="9"/>
    <w:pPr>
      <w:pBdr/>
      <w:spacing/>
      <w:ind/>
    </w:pPr>
    <w:rPr>
      <w:rFonts w:ascii="Arial" w:hAnsi="Arial" w:eastAsia="Arial" w:cs="Arial"/>
      <w:i/>
      <w:iCs/>
      <w:color w:val="0f4761" w:themeColor="accent1" w:themeShade="BF"/>
    </w:rPr>
  </w:style>
  <w:style w:type="character" w:styleId="900">
    <w:name w:val="Heading 5 Char"/>
    <w:basedOn w:val="930"/>
    <w:link w:val="928"/>
    <w:uiPriority w:val="9"/>
    <w:pPr>
      <w:pBdr/>
      <w:spacing/>
      <w:ind/>
    </w:pPr>
    <w:rPr>
      <w:rFonts w:ascii="Arial" w:hAnsi="Arial" w:eastAsia="Arial" w:cs="Arial"/>
      <w:color w:val="0f4761" w:themeColor="accent1" w:themeShade="BF"/>
    </w:rPr>
  </w:style>
  <w:style w:type="character" w:styleId="901">
    <w:name w:val="Heading 6 Char"/>
    <w:basedOn w:val="930"/>
    <w:link w:val="929"/>
    <w:uiPriority w:val="9"/>
    <w:pPr>
      <w:pBdr/>
      <w:spacing/>
      <w:ind/>
    </w:pPr>
    <w:rPr>
      <w:rFonts w:ascii="Arial" w:hAnsi="Arial" w:eastAsia="Arial" w:cs="Arial"/>
      <w:i/>
      <w:iCs/>
      <w:color w:val="595959" w:themeColor="text1" w:themeTint="A6"/>
    </w:rPr>
  </w:style>
  <w:style w:type="character" w:styleId="902">
    <w:name w:val="Heading 7 Char"/>
    <w:basedOn w:val="930"/>
    <w:link w:val="893"/>
    <w:uiPriority w:val="9"/>
    <w:pPr>
      <w:pBdr/>
      <w:spacing/>
      <w:ind/>
    </w:pPr>
    <w:rPr>
      <w:rFonts w:ascii="Arial" w:hAnsi="Arial" w:eastAsia="Arial" w:cs="Arial"/>
      <w:color w:val="595959" w:themeColor="text1" w:themeTint="A6"/>
    </w:rPr>
  </w:style>
  <w:style w:type="character" w:styleId="903">
    <w:name w:val="Heading 8 Char"/>
    <w:basedOn w:val="930"/>
    <w:link w:val="894"/>
    <w:uiPriority w:val="9"/>
    <w:pPr>
      <w:pBdr/>
      <w:spacing/>
      <w:ind/>
    </w:pPr>
    <w:rPr>
      <w:rFonts w:ascii="Arial" w:hAnsi="Arial" w:eastAsia="Arial" w:cs="Arial"/>
      <w:i/>
      <w:iCs/>
      <w:color w:val="272727" w:themeColor="text1" w:themeTint="D8"/>
    </w:rPr>
  </w:style>
  <w:style w:type="character" w:styleId="904">
    <w:name w:val="Heading 9 Char"/>
    <w:basedOn w:val="930"/>
    <w:link w:val="895"/>
    <w:uiPriority w:val="9"/>
    <w:pPr>
      <w:pBdr/>
      <w:spacing/>
      <w:ind/>
    </w:pPr>
    <w:rPr>
      <w:rFonts w:ascii="Arial" w:hAnsi="Arial" w:eastAsia="Arial" w:cs="Arial"/>
      <w:i/>
      <w:iCs/>
      <w:color w:val="272727" w:themeColor="text1" w:themeTint="D8"/>
    </w:rPr>
  </w:style>
  <w:style w:type="character" w:styleId="905">
    <w:name w:val="Title Char"/>
    <w:basedOn w:val="930"/>
    <w:link w:val="933"/>
    <w:uiPriority w:val="10"/>
    <w:pPr>
      <w:pBdr/>
      <w:spacing/>
      <w:ind/>
    </w:pPr>
    <w:rPr>
      <w:rFonts w:ascii="Arial" w:hAnsi="Arial" w:eastAsia="Arial" w:cs="Arial"/>
      <w:spacing w:val="-10"/>
      <w:sz w:val="56"/>
      <w:szCs w:val="56"/>
    </w:rPr>
  </w:style>
  <w:style w:type="paragraph" w:styleId="906">
    <w:name w:val="Subtitle"/>
    <w:basedOn w:val="923"/>
    <w:next w:val="923"/>
    <w:link w:val="907"/>
    <w:uiPriority w:val="11"/>
    <w:qFormat/>
    <w:pPr>
      <w:numPr>
        <w:ilvl w:val="1"/>
      </w:numPr>
      <w:pBdr/>
      <w:spacing/>
      <w:ind/>
    </w:pPr>
    <w:rPr>
      <w:color w:val="595959" w:themeColor="text1" w:themeTint="A6"/>
      <w:spacing w:val="15"/>
      <w:sz w:val="28"/>
      <w:szCs w:val="28"/>
    </w:rPr>
  </w:style>
  <w:style w:type="character" w:styleId="907">
    <w:name w:val="Subtitle Char"/>
    <w:basedOn w:val="930"/>
    <w:link w:val="906"/>
    <w:uiPriority w:val="11"/>
    <w:pPr>
      <w:pBdr/>
      <w:spacing/>
      <w:ind/>
    </w:pPr>
    <w:rPr>
      <w:color w:val="595959" w:themeColor="text1" w:themeTint="A6"/>
      <w:spacing w:val="15"/>
      <w:sz w:val="28"/>
      <w:szCs w:val="28"/>
    </w:rPr>
  </w:style>
  <w:style w:type="paragraph" w:styleId="908">
    <w:name w:val="Quote"/>
    <w:basedOn w:val="923"/>
    <w:next w:val="923"/>
    <w:link w:val="909"/>
    <w:uiPriority w:val="29"/>
    <w:qFormat/>
    <w:pPr>
      <w:pBdr/>
      <w:spacing w:before="160"/>
      <w:ind/>
      <w:jc w:val="center"/>
    </w:pPr>
    <w:rPr>
      <w:i/>
      <w:iCs/>
      <w:color w:val="404040" w:themeColor="text1" w:themeTint="BF"/>
    </w:rPr>
  </w:style>
  <w:style w:type="character" w:styleId="909">
    <w:name w:val="Quote Char"/>
    <w:basedOn w:val="930"/>
    <w:link w:val="908"/>
    <w:uiPriority w:val="29"/>
    <w:pPr>
      <w:pBdr/>
      <w:spacing/>
      <w:ind/>
    </w:pPr>
    <w:rPr>
      <w:i/>
      <w:iCs/>
      <w:color w:val="404040" w:themeColor="text1" w:themeTint="BF"/>
    </w:rPr>
  </w:style>
  <w:style w:type="character" w:styleId="910">
    <w:name w:val="Intense Emphasis"/>
    <w:basedOn w:val="930"/>
    <w:uiPriority w:val="21"/>
    <w:qFormat/>
    <w:pPr>
      <w:pBdr/>
      <w:spacing/>
      <w:ind/>
    </w:pPr>
    <w:rPr>
      <w:i/>
      <w:iCs/>
      <w:color w:val="0f4761" w:themeColor="accent1" w:themeShade="BF"/>
    </w:rPr>
  </w:style>
  <w:style w:type="paragraph" w:styleId="911">
    <w:name w:val="Intense Quote"/>
    <w:basedOn w:val="923"/>
    <w:next w:val="923"/>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name w:val="Intense Quote Char"/>
    <w:basedOn w:val="930"/>
    <w:link w:val="911"/>
    <w:uiPriority w:val="30"/>
    <w:pPr>
      <w:pBdr/>
      <w:spacing/>
      <w:ind/>
    </w:pPr>
    <w:rPr>
      <w:i/>
      <w:iCs/>
      <w:color w:val="0f4761" w:themeColor="accent1" w:themeShade="BF"/>
    </w:rPr>
  </w:style>
  <w:style w:type="character" w:styleId="913">
    <w:name w:val="Intense Reference"/>
    <w:basedOn w:val="930"/>
    <w:uiPriority w:val="32"/>
    <w:qFormat/>
    <w:pPr>
      <w:pBdr/>
      <w:spacing/>
      <w:ind/>
    </w:pPr>
    <w:rPr>
      <w:b/>
      <w:bCs/>
      <w:smallCaps/>
      <w:color w:val="0f4761" w:themeColor="accent1" w:themeShade="BF"/>
      <w:spacing w:val="5"/>
    </w:rPr>
  </w:style>
  <w:style w:type="paragraph" w:styleId="914">
    <w:name w:val="No Spacing"/>
    <w:basedOn w:val="923"/>
    <w:uiPriority w:val="1"/>
    <w:qFormat/>
    <w:pPr>
      <w:pBdr/>
      <w:spacing w:after="0" w:line="240" w:lineRule="auto"/>
      <w:ind/>
    </w:pPr>
  </w:style>
  <w:style w:type="character" w:styleId="915">
    <w:name w:val="Subtle Emphasis"/>
    <w:basedOn w:val="930"/>
    <w:uiPriority w:val="19"/>
    <w:qFormat/>
    <w:pPr>
      <w:pBdr/>
      <w:spacing/>
      <w:ind/>
    </w:pPr>
    <w:rPr>
      <w:i/>
      <w:iCs/>
      <w:color w:val="404040" w:themeColor="text1" w:themeTint="BF"/>
    </w:rPr>
  </w:style>
  <w:style w:type="character" w:styleId="916">
    <w:name w:val="Emphasis"/>
    <w:basedOn w:val="930"/>
    <w:uiPriority w:val="20"/>
    <w:qFormat/>
    <w:pPr>
      <w:pBdr/>
      <w:spacing/>
      <w:ind/>
    </w:pPr>
    <w:rPr>
      <w:i/>
      <w:iCs/>
    </w:rPr>
  </w:style>
  <w:style w:type="character" w:styleId="917">
    <w:name w:val="Strong"/>
    <w:basedOn w:val="930"/>
    <w:uiPriority w:val="22"/>
    <w:qFormat/>
    <w:pPr>
      <w:pBdr/>
      <w:spacing/>
      <w:ind/>
    </w:pPr>
    <w:rPr>
      <w:b/>
      <w:bCs/>
    </w:rPr>
  </w:style>
  <w:style w:type="character" w:styleId="918">
    <w:name w:val="Subtle Reference"/>
    <w:basedOn w:val="930"/>
    <w:uiPriority w:val="31"/>
    <w:qFormat/>
    <w:pPr>
      <w:pBdr/>
      <w:spacing/>
      <w:ind/>
    </w:pPr>
    <w:rPr>
      <w:smallCaps/>
      <w:color w:val="5a5a5a" w:themeColor="text1" w:themeTint="A5"/>
    </w:rPr>
  </w:style>
  <w:style w:type="character" w:styleId="919">
    <w:name w:val="Book Title"/>
    <w:basedOn w:val="930"/>
    <w:uiPriority w:val="33"/>
    <w:qFormat/>
    <w:pPr>
      <w:pBdr/>
      <w:spacing/>
      <w:ind/>
    </w:pPr>
    <w:rPr>
      <w:b/>
      <w:bCs/>
      <w:i/>
      <w:iCs/>
      <w:spacing w:val="5"/>
    </w:rPr>
  </w:style>
  <w:style w:type="paragraph" w:styleId="920">
    <w:name w:val="Caption"/>
    <w:basedOn w:val="923"/>
    <w:next w:val="923"/>
    <w:uiPriority w:val="35"/>
    <w:unhideWhenUsed/>
    <w:qFormat/>
    <w:pPr>
      <w:pBdr/>
      <w:spacing w:after="200" w:line="240" w:lineRule="auto"/>
      <w:ind/>
    </w:pPr>
    <w:rPr>
      <w:i/>
      <w:iCs/>
      <w:color w:val="0e2841" w:themeColor="text2"/>
      <w:sz w:val="18"/>
      <w:szCs w:val="18"/>
    </w:rPr>
  </w:style>
  <w:style w:type="character" w:styleId="921">
    <w:name w:val="FollowedHyperlink"/>
    <w:basedOn w:val="930"/>
    <w:uiPriority w:val="99"/>
    <w:semiHidden/>
    <w:unhideWhenUsed/>
    <w:pPr>
      <w:pBdr/>
      <w:spacing/>
      <w:ind/>
    </w:pPr>
    <w:rPr>
      <w:color w:val="954f72" w:themeColor="followedHyperlink"/>
      <w:u w:val="single"/>
    </w:rPr>
  </w:style>
  <w:style w:type="paragraph" w:styleId="922">
    <w:name w:val="table of figures"/>
    <w:basedOn w:val="923"/>
    <w:next w:val="923"/>
    <w:uiPriority w:val="99"/>
    <w:unhideWhenUsed/>
    <w:pPr>
      <w:pBdr/>
      <w:spacing w:after="0" w:afterAutospacing="0"/>
      <w:ind/>
    </w:pPr>
  </w:style>
  <w:style w:type="paragraph" w:styleId="923" w:default="1">
    <w:name w:val="Normal"/>
    <w:qFormat/>
    <w:pPr>
      <w:pBdr/>
      <w:spacing w:line="276" w:lineRule="auto"/>
      <w:ind/>
      <w:jc w:val="both"/>
    </w:pPr>
  </w:style>
  <w:style w:type="paragraph" w:styleId="924">
    <w:name w:val="Heading 1"/>
    <w:basedOn w:val="923"/>
    <w:next w:val="923"/>
    <w:uiPriority w:val="9"/>
    <w:qFormat/>
    <w:pPr>
      <w:pageBreakBefore w:val="true"/>
      <w:pBdr/>
      <w:shd w:val="clear" w:color="auto" w:fill="2962ff"/>
      <w:spacing w:after="240" w:before="240" w:line="360" w:lineRule="auto"/>
      <w:ind w:right="120" w:left="120"/>
      <w:jc w:val="left"/>
      <w:outlineLvl w:val="0"/>
    </w:pPr>
    <w:rPr>
      <w:b/>
      <w:bCs/>
      <w:color w:val="ffffff"/>
      <w:sz w:val="28"/>
      <w:szCs w:val="28"/>
    </w:rPr>
  </w:style>
  <w:style w:type="paragraph" w:styleId="925">
    <w:name w:val="Heading 2"/>
    <w:basedOn w:val="923"/>
    <w:next w:val="923"/>
    <w:uiPriority w:val="9"/>
    <w:unhideWhenUsed/>
    <w:qFormat/>
    <w:pPr>
      <w:pBdr/>
      <w:spacing w:after="120" w:before="240" w:line="360" w:lineRule="auto"/>
      <w:ind/>
      <w:jc w:val="left"/>
      <w:outlineLvl w:val="1"/>
    </w:pPr>
    <w:rPr>
      <w:b/>
      <w:bCs/>
      <w:color w:val="2962ff"/>
      <w:sz w:val="26"/>
      <w:szCs w:val="26"/>
    </w:rPr>
  </w:style>
  <w:style w:type="paragraph" w:styleId="926">
    <w:name w:val="Heading 3"/>
    <w:basedOn w:val="923"/>
    <w:next w:val="923"/>
    <w:uiPriority w:val="9"/>
    <w:unhideWhenUsed/>
    <w:qFormat/>
    <w:pPr>
      <w:pBdr/>
      <w:spacing w:after="80" w:before="240" w:line="360" w:lineRule="auto"/>
      <w:ind/>
      <w:jc w:val="left"/>
      <w:outlineLvl w:val="2"/>
    </w:pPr>
    <w:rPr>
      <w:b/>
      <w:bCs/>
      <w:color w:val="2962ff"/>
      <w:sz w:val="24"/>
      <w:szCs w:val="24"/>
    </w:rPr>
  </w:style>
  <w:style w:type="paragraph" w:styleId="927">
    <w:name w:val="Heading 4"/>
    <w:basedOn w:val="923"/>
    <w:next w:val="923"/>
    <w:uiPriority w:val="9"/>
    <w:semiHidden/>
    <w:unhideWhenUsed/>
    <w:qFormat/>
    <w:pPr>
      <w:pBdr/>
      <w:spacing w:after="120" w:before="240" w:line="360" w:lineRule="auto"/>
      <w:ind/>
      <w:jc w:val="left"/>
      <w:outlineLvl w:val="3"/>
    </w:pPr>
    <w:rPr>
      <w:b/>
      <w:bCs/>
      <w:sz w:val="24"/>
      <w:szCs w:val="24"/>
    </w:rPr>
  </w:style>
  <w:style w:type="paragraph" w:styleId="928">
    <w:name w:val="Heading 5"/>
    <w:basedOn w:val="923"/>
    <w:next w:val="923"/>
    <w:uiPriority w:val="9"/>
    <w:semiHidden/>
    <w:unhideWhenUsed/>
    <w:qFormat/>
    <w:pPr>
      <w:pBdr/>
      <w:spacing/>
      <w:ind/>
      <w:outlineLvl w:val="4"/>
    </w:pPr>
    <w:rPr>
      <w:color w:val="2e74b5"/>
    </w:rPr>
  </w:style>
  <w:style w:type="paragraph" w:styleId="929">
    <w:name w:val="Heading 6"/>
    <w:basedOn w:val="923"/>
    <w:next w:val="923"/>
    <w:uiPriority w:val="9"/>
    <w:semiHidden/>
    <w:unhideWhenUsed/>
    <w:qFormat/>
    <w:pPr>
      <w:pBdr/>
      <w:spacing/>
      <w:ind/>
      <w:outlineLvl w:val="5"/>
    </w:pPr>
    <w:rPr>
      <w:color w:val="1f4d78"/>
    </w:rPr>
  </w:style>
  <w:style w:type="character" w:styleId="930" w:default="1">
    <w:name w:val="Default Paragraph Font"/>
    <w:uiPriority w:val="1"/>
    <w:semiHidden/>
    <w:unhideWhenUsed/>
    <w:pPr>
      <w:pBdr/>
      <w:spacing/>
      <w:ind/>
    </w:pPr>
  </w:style>
  <w:style w:type="table" w:styleId="93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2" w:default="1">
    <w:name w:val="No List"/>
    <w:uiPriority w:val="99"/>
    <w:semiHidden/>
    <w:unhideWhenUsed/>
    <w:pPr>
      <w:pBdr/>
      <w:spacing/>
      <w:ind/>
    </w:pPr>
  </w:style>
  <w:style w:type="paragraph" w:styleId="933">
    <w:name w:val="Title"/>
    <w:basedOn w:val="923"/>
    <w:next w:val="923"/>
    <w:uiPriority w:val="10"/>
    <w:qFormat/>
    <w:pPr>
      <w:pBdr/>
      <w:spacing/>
      <w:ind/>
    </w:pPr>
    <w:rPr>
      <w:sz w:val="56"/>
      <w:szCs w:val="56"/>
    </w:rPr>
  </w:style>
  <w:style w:type="paragraph" w:styleId="934" w:customStyle="1">
    <w:name w:val="Élevé1"/>
    <w:basedOn w:val="923"/>
    <w:next w:val="923"/>
    <w:qFormat/>
    <w:pPr>
      <w:pBdr/>
      <w:spacing/>
      <w:ind/>
    </w:pPr>
    <w:rPr>
      <w:b/>
      <w:bCs/>
    </w:rPr>
  </w:style>
  <w:style w:type="paragraph" w:styleId="935">
    <w:name w:val="List Paragraph"/>
    <w:basedOn w:val="923"/>
    <w:qFormat/>
    <w:pPr>
      <w:pBdr/>
      <w:spacing/>
      <w:ind/>
    </w:pPr>
  </w:style>
  <w:style w:type="character" w:styleId="936">
    <w:name w:val="Hyperlink"/>
    <w:uiPriority w:val="99"/>
    <w:unhideWhenUsed/>
    <w:pPr>
      <w:pBdr/>
      <w:spacing/>
      <w:ind/>
    </w:pPr>
    <w:rPr>
      <w:color w:val="0563c1"/>
      <w:u w:val="single"/>
    </w:rPr>
  </w:style>
  <w:style w:type="character" w:styleId="937">
    <w:name w:val="footnote reference"/>
    <w:uiPriority w:val="99"/>
    <w:semiHidden/>
    <w:unhideWhenUsed/>
    <w:pPr>
      <w:pBdr/>
      <w:spacing/>
      <w:ind/>
    </w:pPr>
    <w:rPr>
      <w:vertAlign w:val="superscript"/>
    </w:rPr>
  </w:style>
  <w:style w:type="paragraph" w:styleId="938">
    <w:name w:val="footnote text"/>
    <w:basedOn w:val="923"/>
    <w:link w:val="939"/>
    <w:uiPriority w:val="99"/>
    <w:semiHidden/>
    <w:unhideWhenUsed/>
    <w:pPr>
      <w:pBdr/>
      <w:spacing w:line="240" w:lineRule="auto"/>
      <w:ind/>
    </w:pPr>
  </w:style>
  <w:style w:type="character" w:styleId="939" w:customStyle="1">
    <w:name w:val="Footnote Text Char"/>
    <w:link w:val="938"/>
    <w:uiPriority w:val="99"/>
    <w:semiHidden/>
    <w:unhideWhenUsed/>
    <w:pPr>
      <w:pBdr/>
      <w:spacing/>
      <w:ind/>
    </w:pPr>
    <w:rPr>
      <w:sz w:val="20"/>
      <w:szCs w:val="20"/>
    </w:rPr>
  </w:style>
  <w:style w:type="character" w:styleId="940">
    <w:name w:val="endnote reference"/>
    <w:uiPriority w:val="99"/>
    <w:semiHidden/>
    <w:unhideWhenUsed/>
    <w:pPr>
      <w:pBdr/>
      <w:spacing/>
      <w:ind/>
    </w:pPr>
    <w:rPr>
      <w:vertAlign w:val="superscript"/>
    </w:rPr>
  </w:style>
  <w:style w:type="paragraph" w:styleId="941">
    <w:name w:val="endnote text"/>
    <w:basedOn w:val="923"/>
    <w:link w:val="942"/>
    <w:uiPriority w:val="99"/>
    <w:semiHidden/>
    <w:unhideWhenUsed/>
    <w:pPr>
      <w:pBdr/>
      <w:spacing w:line="240" w:lineRule="auto"/>
      <w:ind/>
    </w:pPr>
  </w:style>
  <w:style w:type="character" w:styleId="942" w:customStyle="1">
    <w:name w:val="Endnote Text Char"/>
    <w:link w:val="941"/>
    <w:uiPriority w:val="99"/>
    <w:semiHidden/>
    <w:unhideWhenUsed/>
    <w:pPr>
      <w:pBdr/>
      <w:spacing/>
      <w:ind/>
    </w:pPr>
    <w:rPr>
      <w:sz w:val="20"/>
      <w:szCs w:val="20"/>
    </w:rPr>
  </w:style>
  <w:style w:type="paragraph" w:styleId="943">
    <w:name w:val="toc 1"/>
    <w:basedOn w:val="923"/>
    <w:next w:val="923"/>
    <w:uiPriority w:val="39"/>
    <w:unhideWhenUsed/>
    <w:pPr>
      <w:pBdr/>
      <w:spacing w:after="100"/>
      <w:ind/>
    </w:pPr>
  </w:style>
  <w:style w:type="paragraph" w:styleId="944">
    <w:name w:val="toc 2"/>
    <w:basedOn w:val="923"/>
    <w:next w:val="923"/>
    <w:uiPriority w:val="39"/>
    <w:unhideWhenUsed/>
    <w:pPr>
      <w:pBdr/>
      <w:spacing w:after="100"/>
      <w:ind w:left="200"/>
    </w:pPr>
  </w:style>
  <w:style w:type="paragraph" w:styleId="945">
    <w:name w:val="toc 3"/>
    <w:basedOn w:val="923"/>
    <w:next w:val="923"/>
    <w:uiPriority w:val="39"/>
    <w:unhideWhenUsed/>
    <w:pPr>
      <w:pBdr/>
      <w:spacing w:after="100"/>
      <w:ind w:left="400"/>
    </w:pPr>
  </w:style>
  <w:style w:type="paragraph" w:styleId="946">
    <w:name w:val="toc 4"/>
    <w:basedOn w:val="923"/>
    <w:next w:val="923"/>
    <w:uiPriority w:val="39"/>
    <w:unhideWhenUsed/>
    <w:pPr>
      <w:pBdr/>
      <w:spacing w:after="100" w:line="278" w:lineRule="auto"/>
      <w:ind w:left="720"/>
      <w:jc w:val="left"/>
    </w:pPr>
    <w:rPr>
      <w:rFonts w:asciiTheme="minorHAnsi" w:hAnsiTheme="minorHAnsi" w:eastAsiaTheme="minorEastAsia" w:cstheme="minorBidi"/>
      <w:sz w:val="24"/>
      <w:szCs w:val="24"/>
      <w14:ligatures w14:val="standardContextual"/>
    </w:rPr>
  </w:style>
  <w:style w:type="paragraph" w:styleId="947">
    <w:name w:val="toc 5"/>
    <w:basedOn w:val="923"/>
    <w:next w:val="923"/>
    <w:uiPriority w:val="39"/>
    <w:unhideWhenUsed/>
    <w:pPr>
      <w:pBdr/>
      <w:spacing w:after="100" w:line="278" w:lineRule="auto"/>
      <w:ind w:left="960"/>
      <w:jc w:val="left"/>
    </w:pPr>
    <w:rPr>
      <w:rFonts w:asciiTheme="minorHAnsi" w:hAnsiTheme="minorHAnsi" w:eastAsiaTheme="minorEastAsia" w:cstheme="minorBidi"/>
      <w:sz w:val="24"/>
      <w:szCs w:val="24"/>
      <w14:ligatures w14:val="standardContextual"/>
    </w:rPr>
  </w:style>
  <w:style w:type="paragraph" w:styleId="948">
    <w:name w:val="toc 6"/>
    <w:basedOn w:val="923"/>
    <w:next w:val="923"/>
    <w:uiPriority w:val="39"/>
    <w:unhideWhenUsed/>
    <w:pPr>
      <w:pBdr/>
      <w:spacing w:after="100" w:line="278" w:lineRule="auto"/>
      <w:ind w:left="1200"/>
      <w:jc w:val="left"/>
    </w:pPr>
    <w:rPr>
      <w:rFonts w:asciiTheme="minorHAnsi" w:hAnsiTheme="minorHAnsi" w:eastAsiaTheme="minorEastAsia" w:cstheme="minorBidi"/>
      <w:sz w:val="24"/>
      <w:szCs w:val="24"/>
      <w14:ligatures w14:val="standardContextual"/>
    </w:rPr>
  </w:style>
  <w:style w:type="paragraph" w:styleId="949">
    <w:name w:val="toc 7"/>
    <w:basedOn w:val="923"/>
    <w:next w:val="923"/>
    <w:uiPriority w:val="39"/>
    <w:unhideWhenUsed/>
    <w:pPr>
      <w:pBdr/>
      <w:spacing w:after="100" w:line="278" w:lineRule="auto"/>
      <w:ind w:left="1440"/>
      <w:jc w:val="left"/>
    </w:pPr>
    <w:rPr>
      <w:rFonts w:asciiTheme="minorHAnsi" w:hAnsiTheme="minorHAnsi" w:eastAsiaTheme="minorEastAsia" w:cstheme="minorBidi"/>
      <w:sz w:val="24"/>
      <w:szCs w:val="24"/>
      <w14:ligatures w14:val="standardContextual"/>
    </w:rPr>
  </w:style>
  <w:style w:type="paragraph" w:styleId="950">
    <w:name w:val="toc 8"/>
    <w:basedOn w:val="923"/>
    <w:next w:val="923"/>
    <w:uiPriority w:val="39"/>
    <w:unhideWhenUsed/>
    <w:pPr>
      <w:pBdr/>
      <w:spacing w:after="100" w:line="278" w:lineRule="auto"/>
      <w:ind w:left="1680"/>
      <w:jc w:val="left"/>
    </w:pPr>
    <w:rPr>
      <w:rFonts w:asciiTheme="minorHAnsi" w:hAnsiTheme="minorHAnsi" w:eastAsiaTheme="minorEastAsia" w:cstheme="minorBidi"/>
      <w:sz w:val="24"/>
      <w:szCs w:val="24"/>
      <w14:ligatures w14:val="standardContextual"/>
    </w:rPr>
  </w:style>
  <w:style w:type="paragraph" w:styleId="951">
    <w:name w:val="toc 9"/>
    <w:basedOn w:val="923"/>
    <w:next w:val="923"/>
    <w:uiPriority w:val="39"/>
    <w:unhideWhenUsed/>
    <w:pPr>
      <w:pBdr/>
      <w:spacing w:after="100" w:line="278" w:lineRule="auto"/>
      <w:ind w:left="1920"/>
      <w:jc w:val="left"/>
    </w:pPr>
    <w:rPr>
      <w:rFonts w:asciiTheme="minorHAnsi" w:hAnsiTheme="minorHAnsi" w:eastAsiaTheme="minorEastAsia" w:cstheme="minorBidi"/>
      <w:sz w:val="24"/>
      <w:szCs w:val="24"/>
      <w14:ligatures w14:val="standardContextual"/>
    </w:rPr>
  </w:style>
  <w:style w:type="character" w:styleId="952">
    <w:name w:val="Unresolved Mention"/>
    <w:basedOn w:val="930"/>
    <w:uiPriority w:val="99"/>
    <w:semiHidden/>
    <w:unhideWhenUsed/>
    <w:pPr>
      <w:pBdr/>
      <w:spacing/>
      <w:ind/>
    </w:pPr>
    <w:rPr>
      <w:color w:val="605e5c"/>
      <w:shd w:val="clear" w:color="auto" w:fill="e1dfdd"/>
    </w:rPr>
  </w:style>
  <w:style w:type="paragraph" w:styleId="953">
    <w:name w:val="TOC Heading"/>
    <w:basedOn w:val="924"/>
    <w:next w:val="923"/>
    <w:uiPriority w:val="39"/>
    <w:unhideWhenUsed/>
    <w:qFormat/>
    <w:pPr>
      <w:keepNext w:val="true"/>
      <w:keepLines w:val="true"/>
      <w:pageBreakBefore w:val="false"/>
      <w:pBdr/>
      <w:shd w:val="clear" w:color="auto" w:fill="auto"/>
      <w:spacing w:after="0" w:line="259" w:lineRule="auto"/>
      <w:ind w:right="0" w:left="0"/>
      <w:outlineLvl w:val="9"/>
    </w:pPr>
    <w:rPr>
      <w:rFonts w:asciiTheme="majorHAnsi" w:hAnsiTheme="majorHAnsi" w:eastAsiaTheme="majorEastAsia" w:cstheme="majorBidi"/>
      <w:b w:val="0"/>
      <w:bCs w:val="0"/>
      <w:color w:val="0f4761" w:themeColor="accent1" w:themeShade="BF"/>
      <w:sz w:val="32"/>
      <w:szCs w:val="32"/>
    </w:rPr>
  </w:style>
  <w:style w:type="paragraph" w:styleId="954">
    <w:name w:val="Comment Text"/>
    <w:basedOn w:val="923"/>
    <w:link w:val="955"/>
    <w:uiPriority w:val="99"/>
    <w:semiHidden/>
    <w:unhideWhenUsed/>
    <w:pPr>
      <w:pBdr/>
      <w:spacing w:line="240" w:lineRule="auto"/>
      <w:ind/>
    </w:pPr>
  </w:style>
  <w:style w:type="character" w:styleId="955" w:customStyle="1">
    <w:name w:val="Comment Text Char"/>
    <w:basedOn w:val="930"/>
    <w:link w:val="954"/>
    <w:uiPriority w:val="99"/>
    <w:semiHidden/>
    <w:pPr>
      <w:pBdr/>
      <w:spacing/>
      <w:ind/>
    </w:pPr>
  </w:style>
  <w:style w:type="character" w:styleId="956">
    <w:name w:val="Comment Reference"/>
    <w:basedOn w:val="930"/>
    <w:uiPriority w:val="99"/>
    <w:semiHidden/>
    <w:unhideWhenUsed/>
    <w:pPr>
      <w:pBdr/>
      <w:spacing/>
      <w:ind/>
    </w:pPr>
    <w:rPr>
      <w:sz w:val="16"/>
      <w:szCs w:val="16"/>
    </w:rPr>
  </w:style>
  <w:style w:type="paragraph" w:styleId="957">
    <w:name w:val="Header"/>
    <w:basedOn w:val="923"/>
    <w:link w:val="958"/>
    <w:uiPriority w:val="99"/>
    <w:semiHidden/>
    <w:unhideWhenUsed/>
    <w:pPr>
      <w:pBdr/>
      <w:tabs>
        <w:tab w:val="center" w:leader="none" w:pos="4680"/>
        <w:tab w:val="right" w:leader="none" w:pos="9360"/>
      </w:tabs>
      <w:spacing w:line="240" w:lineRule="auto"/>
      <w:ind/>
    </w:pPr>
  </w:style>
  <w:style w:type="character" w:styleId="958" w:customStyle="1">
    <w:name w:val="Header Char"/>
    <w:basedOn w:val="930"/>
    <w:link w:val="957"/>
    <w:uiPriority w:val="99"/>
    <w:semiHidden/>
    <w:pPr>
      <w:pBdr/>
      <w:spacing/>
      <w:ind/>
    </w:pPr>
  </w:style>
  <w:style w:type="paragraph" w:styleId="959">
    <w:name w:val="Footer"/>
    <w:basedOn w:val="923"/>
    <w:link w:val="960"/>
    <w:uiPriority w:val="99"/>
    <w:semiHidden/>
    <w:unhideWhenUsed/>
    <w:pPr>
      <w:pBdr/>
      <w:tabs>
        <w:tab w:val="center" w:leader="none" w:pos="4680"/>
        <w:tab w:val="right" w:leader="none" w:pos="9360"/>
      </w:tabs>
      <w:spacing w:line="240" w:lineRule="auto"/>
      <w:ind/>
    </w:pPr>
  </w:style>
  <w:style w:type="character" w:styleId="960" w:customStyle="1">
    <w:name w:val="Footer Char"/>
    <w:basedOn w:val="930"/>
    <w:link w:val="959"/>
    <w:uiPriority w:val="99"/>
    <w:semiHidden/>
    <w:pPr>
      <w:pBdr/>
      <w:spacing/>
      <w:ind/>
    </w:pPr>
  </w:style>
  <w:style w:type="paragraph" w:styleId="961">
    <w:name w:val="Revision"/>
    <w:hidden/>
    <w:uiPriority w:val="99"/>
    <w:semiHidden/>
    <w:pPr>
      <w:pBdr/>
      <w:spacing/>
      <w:ind/>
    </w:pPr>
  </w:style>
  <w:style w:type="paragraph" w:styleId="962">
    <w:name w:val="List Bullet"/>
    <w:basedOn w:val="923"/>
    <w:uiPriority w:val="99"/>
    <w:unhideWhenUsed/>
    <w:pPr>
      <w:pBdr/>
      <w:spacing/>
      <w:ind w:hanging="360" w:left="36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comments" Target="comments.xml" /><Relationship Id="rId23" Type="http://schemas.microsoft.com/office/2011/relationships/commentsExtended" Target="commentsExtended.xml" /><Relationship Id="rId24" Type="http://schemas.microsoft.com/office/2018/08/relationships/commentsExtensible" Target="commentsExtensible.xml" /><Relationship Id="rId25" Type="http://schemas.microsoft.com/office/2016/09/relationships/commentsIds" Target="commentsIds.xml" /><Relationship Id="rId26"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ISO690.XSL" StyleName="ISO 690 - Premier élément et date" Version="1987"/>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EEBD1EB5E78F4FA558D798D52A5DF7" ma:contentTypeVersion="3" ma:contentTypeDescription="Crée un document." ma:contentTypeScope="" ma:versionID="1f453a432bfdcb77ac5b577f19381e33">
  <xsd:schema xmlns:xsd="http://www.w3.org/2001/XMLSchema" xmlns:xs="http://www.w3.org/2001/XMLSchema" xmlns:p="http://schemas.microsoft.com/office/2006/metadata/properties" xmlns:ns2="7882659a-7795-4727-aaf1-1c15946487fc" targetNamespace="http://schemas.microsoft.com/office/2006/metadata/properties" ma:root="true" ma:fieldsID="dfdd7fb8cc1234d007c51b959cd8e07f" ns2:_="">
    <xsd:import namespace="7882659a-7795-4727-aaf1-1c15946487f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2659a-7795-4727-aaf1-1c1594648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2F800D-3510-4050-9DE2-884113C0C3E5}">
  <ds:schemaRefs>
    <ds:schemaRef ds:uri="http://schemas.openxmlformats.org/officeDocument/2006/bibliography"/>
  </ds:schemaRefs>
</ds:datastoreItem>
</file>

<file path=customXml/itemProps2.xml><?xml version="1.0" encoding="utf-8"?>
<ds:datastoreItem xmlns:ds="http://schemas.openxmlformats.org/officeDocument/2006/customXml" ds:itemID="{F7902375-6584-4567-974A-3C860BF6DF68}">
  <ds:schemaRefs>
    <ds:schemaRef ds:uri="http://schemas.microsoft.com/sharepoint/v3/contenttype/forms"/>
  </ds:schemaRefs>
</ds:datastoreItem>
</file>

<file path=customXml/itemProps3.xml><?xml version="1.0" encoding="utf-8"?>
<ds:datastoreItem xmlns:ds="http://schemas.openxmlformats.org/officeDocument/2006/customXml" ds:itemID="{6A9A006F-7E8E-4908-845A-5F3311DA5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2659a-7795-4727-aaf1-1c1594648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9507A4-03F3-44CE-B306-CD08070A81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Application>onlyoffice/8.2.2.22</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Malick SECK</cp:lastModifiedBy>
  <cp:revision>8</cp:revision>
  <dcterms:modified xsi:type="dcterms:W3CDTF">2026-08-18T16:29:22Z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0x010100E1EEBD1EB5E78F4FA558D798D52A5DF7</vt:lpwstr>
  </property>
</Properties>
</file>